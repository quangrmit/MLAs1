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5AF43" w14:textId="2C42E8C5" w:rsidR="00B3139B" w:rsidRPr="008E3404" w:rsidRDefault="00B3139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3404">
        <w:rPr>
          <w:rFonts w:ascii="Times New Roman" w:hAnsi="Times New Roman" w:cs="Times New Roman"/>
          <w:b/>
          <w:bCs/>
          <w:sz w:val="26"/>
          <w:szCs w:val="26"/>
        </w:rPr>
        <w:t>Introduction:</w:t>
      </w:r>
    </w:p>
    <w:p w14:paraId="3B76E9B4" w14:textId="5CE7E1D9" w:rsidR="00112684" w:rsidRPr="00657CB8" w:rsidRDefault="008237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report demonstrates the process of training and testing of a regression model</w:t>
      </w:r>
      <w:r w:rsidR="005450D6">
        <w:rPr>
          <w:rFonts w:ascii="Times New Roman" w:hAnsi="Times New Roman" w:cs="Times New Roman"/>
          <w:sz w:val="24"/>
          <w:szCs w:val="24"/>
        </w:rPr>
        <w:t xml:space="preserve">. The dataset consists of both numerical and categorical data, </w:t>
      </w:r>
      <w:r w:rsidR="008E5965">
        <w:rPr>
          <w:rFonts w:ascii="Times New Roman" w:hAnsi="Times New Roman" w:cs="Times New Roman"/>
          <w:sz w:val="24"/>
          <w:szCs w:val="24"/>
        </w:rPr>
        <w:t xml:space="preserve">with 2000 samples </w:t>
      </w:r>
      <w:r w:rsidR="009171FD">
        <w:rPr>
          <w:rFonts w:ascii="Times New Roman" w:hAnsi="Times New Roman" w:cs="Times New Roman"/>
          <w:sz w:val="24"/>
          <w:szCs w:val="24"/>
        </w:rPr>
        <w:t xml:space="preserve">describing the conditions of different countries and </w:t>
      </w:r>
      <w:r w:rsidR="00014388">
        <w:rPr>
          <w:rFonts w:ascii="Times New Roman" w:hAnsi="Times New Roman" w:cs="Times New Roman"/>
          <w:sz w:val="24"/>
          <w:szCs w:val="24"/>
        </w:rPr>
        <w:t>the target for prediction, the expectancies for each sample.</w:t>
      </w:r>
      <w:r w:rsidR="00D05352">
        <w:rPr>
          <w:rFonts w:ascii="Times New Roman" w:hAnsi="Times New Roman" w:cs="Times New Roman"/>
          <w:sz w:val="24"/>
          <w:szCs w:val="24"/>
        </w:rPr>
        <w:t xml:space="preserve"> The process includes exploratory data analysis, setting up the evaluation framework, </w:t>
      </w:r>
      <w:r w:rsidR="000E6275">
        <w:rPr>
          <w:rFonts w:ascii="Times New Roman" w:hAnsi="Times New Roman" w:cs="Times New Roman"/>
          <w:sz w:val="24"/>
          <w:szCs w:val="24"/>
        </w:rPr>
        <w:t>baseline model selection and hyperparameter tuning.</w:t>
      </w:r>
    </w:p>
    <w:p w14:paraId="5985B269" w14:textId="2B7D45B7" w:rsidR="008E3404" w:rsidRDefault="003465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3404">
        <w:rPr>
          <w:rFonts w:ascii="Times New Roman" w:hAnsi="Times New Roman" w:cs="Times New Roman"/>
          <w:b/>
          <w:bCs/>
          <w:sz w:val="26"/>
          <w:szCs w:val="26"/>
        </w:rPr>
        <w:t>Exploratory data analysis:</w:t>
      </w:r>
    </w:p>
    <w:p w14:paraId="039379EE" w14:textId="2871210D" w:rsidR="00310705" w:rsidRPr="00085588" w:rsidRDefault="00310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5588">
        <w:rPr>
          <w:rFonts w:ascii="Times New Roman" w:hAnsi="Times New Roman" w:cs="Times New Roman"/>
          <w:b/>
          <w:bCs/>
          <w:sz w:val="24"/>
          <w:szCs w:val="24"/>
        </w:rPr>
        <w:t>Data distribution:</w:t>
      </w:r>
    </w:p>
    <w:p w14:paraId="20316897" w14:textId="0488A129" w:rsidR="00310705" w:rsidRDefault="00733B31" w:rsidP="0040743C">
      <w:pPr>
        <w:jc w:val="center"/>
        <w:rPr>
          <w:rFonts w:ascii="Times New Roman" w:hAnsi="Times New Roman" w:cs="Times New Roman"/>
          <w:sz w:val="24"/>
          <w:szCs w:val="24"/>
        </w:rPr>
        <w:pPrChange w:id="0" w:author="Nguyen Duc Quang" w:date="2024-04-09T16:05:00Z" w16du:dateUtc="2024-04-09T06:05:00Z">
          <w:pPr/>
        </w:pPrChange>
      </w:pPr>
      <w:r w:rsidRPr="00733B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B63D6" wp14:editId="7DFAB3CF">
            <wp:extent cx="4692650" cy="4634493"/>
            <wp:effectExtent l="0" t="0" r="0" b="0"/>
            <wp:docPr id="152394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47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258" cy="46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638" w14:textId="42CE1686" w:rsidR="00733B31" w:rsidRPr="00310705" w:rsidRDefault="00733B31" w:rsidP="00733B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B84F50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. Data distribution of numerical columns</w:t>
      </w:r>
    </w:p>
    <w:p w14:paraId="6A876F7F" w14:textId="5C56290C" w:rsidR="004B2A37" w:rsidRDefault="00421C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As 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can be seen from Figure</w:t>
      </w:r>
      <w:r w:rsidR="00C06899">
        <w:rPr>
          <w:rFonts w:ascii="Times New Roman" w:hAnsi="Times New Roman" w:cs="Times New Roman"/>
          <w:sz w:val="24"/>
          <w:szCs w:val="24"/>
        </w:rPr>
        <w:t xml:space="preserve"> </w:t>
      </w:r>
      <w:r w:rsidR="00B84F5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,</w:t>
      </w:r>
      <w:r w:rsidR="00C06899">
        <w:rPr>
          <w:rFonts w:ascii="Times New Roman" w:hAnsi="Times New Roman" w:cs="Times New Roman"/>
          <w:sz w:val="24"/>
          <w:szCs w:val="24"/>
        </w:rPr>
        <w:t xml:space="preserve"> the overall distribution </w:t>
      </w:r>
      <w:r w:rsidR="00B347A4">
        <w:rPr>
          <w:rFonts w:ascii="Times New Roman" w:hAnsi="Times New Roman" w:cs="Times New Roman"/>
          <w:sz w:val="24"/>
          <w:szCs w:val="24"/>
        </w:rPr>
        <w:t xml:space="preserve">of the columns </w:t>
      </w:r>
      <w:r w:rsidR="00BE5FC0">
        <w:rPr>
          <w:rFonts w:ascii="Times New Roman" w:hAnsi="Times New Roman" w:cs="Times New Roman"/>
          <w:sz w:val="24"/>
          <w:szCs w:val="24"/>
        </w:rPr>
        <w:t>is</w:t>
      </w:r>
      <w:r w:rsidR="00B347A4">
        <w:rPr>
          <w:rFonts w:ascii="Times New Roman" w:hAnsi="Times New Roman" w:cs="Times New Roman"/>
          <w:sz w:val="24"/>
          <w:szCs w:val="24"/>
        </w:rPr>
        <w:t xml:space="preserve"> </w:t>
      </w:r>
      <w:r w:rsidR="009A7AC4">
        <w:rPr>
          <w:rFonts w:ascii="Times New Roman" w:hAnsi="Times New Roman" w:cs="Times New Roman"/>
          <w:sz w:val="24"/>
          <w:szCs w:val="24"/>
        </w:rPr>
        <w:t>skewed</w:t>
      </w:r>
      <w:r w:rsidR="00FF0854">
        <w:rPr>
          <w:rFonts w:ascii="Times New Roman" w:hAnsi="Times New Roman" w:cs="Times New Roman"/>
          <w:sz w:val="24"/>
          <w:szCs w:val="24"/>
        </w:rPr>
        <w:t xml:space="preserve">. </w:t>
      </w:r>
      <w:r w:rsidR="00F40A89">
        <w:rPr>
          <w:rFonts w:ascii="Times New Roman" w:hAnsi="Times New Roman" w:cs="Times New Roman"/>
          <w:sz w:val="24"/>
          <w:szCs w:val="24"/>
        </w:rPr>
        <w:t>For instance,</w:t>
      </w:r>
      <w:r w:rsidR="00E93922">
        <w:rPr>
          <w:rFonts w:ascii="Times New Roman" w:hAnsi="Times New Roman" w:cs="Times New Roman"/>
          <w:sz w:val="24"/>
          <w:szCs w:val="24"/>
        </w:rPr>
        <w:t xml:space="preserve"> adult mortality </w:t>
      </w:r>
      <w:r w:rsidR="001B6131">
        <w:rPr>
          <w:rFonts w:ascii="Times New Roman" w:hAnsi="Times New Roman" w:cs="Times New Roman"/>
          <w:sz w:val="24"/>
          <w:szCs w:val="24"/>
        </w:rPr>
        <w:t xml:space="preserve">columns are right skewed, and </w:t>
      </w:r>
      <w:r w:rsidR="001B757D">
        <w:rPr>
          <w:rFonts w:ascii="Times New Roman" w:hAnsi="Times New Roman" w:cs="Times New Roman"/>
          <w:sz w:val="24"/>
          <w:szCs w:val="24"/>
        </w:rPr>
        <w:t>schooling, polio are left skewed.</w:t>
      </w:r>
      <w:r w:rsidR="005E1818">
        <w:rPr>
          <w:rFonts w:ascii="Times New Roman" w:hAnsi="Times New Roman" w:cs="Times New Roman"/>
          <w:sz w:val="24"/>
          <w:szCs w:val="24"/>
        </w:rPr>
        <w:t xml:space="preserve"> </w:t>
      </w:r>
      <w:r w:rsidR="008442B1">
        <w:rPr>
          <w:rFonts w:ascii="Times New Roman" w:hAnsi="Times New Roman" w:cs="Times New Roman"/>
          <w:sz w:val="24"/>
          <w:szCs w:val="24"/>
        </w:rPr>
        <w:t>Some columns are extremely skewed such as percentage expenditures</w:t>
      </w:r>
      <w:r w:rsidR="003E17E1">
        <w:rPr>
          <w:rFonts w:ascii="Times New Roman" w:hAnsi="Times New Roman" w:cs="Times New Roman"/>
          <w:sz w:val="24"/>
          <w:szCs w:val="24"/>
        </w:rPr>
        <w:t xml:space="preserve">, GDP, and </w:t>
      </w:r>
      <w:r w:rsidR="005A6AEC">
        <w:rPr>
          <w:rFonts w:ascii="Times New Roman" w:hAnsi="Times New Roman" w:cs="Times New Roman"/>
          <w:sz w:val="24"/>
          <w:szCs w:val="24"/>
        </w:rPr>
        <w:t>HIV-AIDS.</w:t>
      </w:r>
    </w:p>
    <w:p w14:paraId="06577EC1" w14:textId="452BE2A8" w:rsidR="00232C49" w:rsidRPr="00085588" w:rsidRDefault="00232C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5588">
        <w:rPr>
          <w:rFonts w:ascii="Times New Roman" w:hAnsi="Times New Roman" w:cs="Times New Roman"/>
          <w:b/>
          <w:bCs/>
          <w:sz w:val="24"/>
          <w:szCs w:val="24"/>
        </w:rPr>
        <w:t>Outliers:</w:t>
      </w:r>
    </w:p>
    <w:p w14:paraId="2B8EFB64" w14:textId="37445ED2" w:rsidR="005A6AEC" w:rsidRDefault="00232C49" w:rsidP="0058285E">
      <w:pPr>
        <w:jc w:val="center"/>
        <w:rPr>
          <w:rFonts w:ascii="Times New Roman" w:hAnsi="Times New Roman" w:cs="Times New Roman"/>
          <w:sz w:val="24"/>
          <w:szCs w:val="24"/>
        </w:rPr>
        <w:pPrChange w:id="1" w:author="Nguyen Duc Quang" w:date="2024-04-09T16:04:00Z" w16du:dateUtc="2024-04-09T06:04:00Z">
          <w:pPr/>
        </w:pPrChange>
      </w:pPr>
      <w:r w:rsidRPr="00232C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F67222" wp14:editId="6D2E2A91">
            <wp:extent cx="4457700" cy="4400073"/>
            <wp:effectExtent l="0" t="0" r="0" b="635"/>
            <wp:docPr id="146566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65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423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871C" w14:textId="665C82C9" w:rsidR="00232C49" w:rsidRDefault="00232C49" w:rsidP="00232C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B84F50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. Box plot of numerical features</w:t>
      </w:r>
    </w:p>
    <w:p w14:paraId="098F6915" w14:textId="1058F03F" w:rsidR="00232C49" w:rsidRDefault="00B04B71" w:rsidP="00232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According to Tukey’s rule, </w:t>
      </w:r>
      <w:r w:rsidR="008C0535">
        <w:rPr>
          <w:rFonts w:ascii="Times New Roman" w:hAnsi="Times New Roman" w:cs="Times New Roman"/>
          <w:sz w:val="24"/>
          <w:szCs w:val="24"/>
        </w:rPr>
        <w:t>any data point that is outside of the box in the box</w:t>
      </w:r>
      <w:r w:rsidR="00A00ABA">
        <w:rPr>
          <w:rFonts w:ascii="Times New Roman" w:hAnsi="Times New Roman" w:cs="Times New Roman"/>
          <w:sz w:val="24"/>
          <w:szCs w:val="24"/>
        </w:rPr>
        <w:t>plot is considered an outlier.</w:t>
      </w:r>
      <w:r w:rsidR="002036AC">
        <w:rPr>
          <w:rFonts w:ascii="Times New Roman" w:hAnsi="Times New Roman" w:cs="Times New Roman"/>
          <w:sz w:val="24"/>
          <w:szCs w:val="24"/>
        </w:rPr>
        <w:t xml:space="preserve"> By that rule, </w:t>
      </w:r>
      <w:r w:rsidR="00810C93">
        <w:rPr>
          <w:rFonts w:ascii="Times New Roman" w:hAnsi="Times New Roman" w:cs="Times New Roman"/>
          <w:sz w:val="24"/>
          <w:szCs w:val="24"/>
        </w:rPr>
        <w:t>almost all features in the datas</w:t>
      </w:r>
      <w:r w:rsidR="00E06E47">
        <w:rPr>
          <w:rFonts w:ascii="Times New Roman" w:hAnsi="Times New Roman" w:cs="Times New Roman"/>
          <w:sz w:val="24"/>
          <w:szCs w:val="24"/>
        </w:rPr>
        <w:t>et</w:t>
      </w:r>
      <w:r w:rsidR="007C77F6">
        <w:rPr>
          <w:rFonts w:ascii="Times New Roman" w:hAnsi="Times New Roman" w:cs="Times New Roman"/>
          <w:sz w:val="24"/>
          <w:szCs w:val="24"/>
        </w:rPr>
        <w:t xml:space="preserve">s have a great </w:t>
      </w:r>
      <w:r w:rsidR="00F47F09">
        <w:rPr>
          <w:rFonts w:ascii="Times New Roman" w:hAnsi="Times New Roman" w:cs="Times New Roman"/>
          <w:sz w:val="24"/>
          <w:szCs w:val="24"/>
        </w:rPr>
        <w:t>number</w:t>
      </w:r>
      <w:r w:rsidR="007C77F6">
        <w:rPr>
          <w:rFonts w:ascii="Times New Roman" w:hAnsi="Times New Roman" w:cs="Times New Roman"/>
          <w:sz w:val="24"/>
          <w:szCs w:val="24"/>
        </w:rPr>
        <w:t xml:space="preserve"> of outliers</w:t>
      </w:r>
      <w:r w:rsidR="00DB272E">
        <w:rPr>
          <w:rFonts w:ascii="Times New Roman" w:hAnsi="Times New Roman" w:cs="Times New Roman"/>
          <w:sz w:val="24"/>
          <w:szCs w:val="24"/>
        </w:rPr>
        <w:t xml:space="preserve">. However, </w:t>
      </w:r>
      <w:r w:rsidR="004D2BC2">
        <w:rPr>
          <w:rFonts w:ascii="Times New Roman" w:hAnsi="Times New Roman" w:cs="Times New Roman"/>
          <w:sz w:val="24"/>
          <w:szCs w:val="24"/>
        </w:rPr>
        <w:t xml:space="preserve">since the outliers are </w:t>
      </w:r>
      <w:r w:rsidR="00324171">
        <w:rPr>
          <w:rFonts w:ascii="Times New Roman" w:hAnsi="Times New Roman" w:cs="Times New Roman"/>
          <w:sz w:val="24"/>
          <w:szCs w:val="24"/>
        </w:rPr>
        <w:t>not largely differentiated from the rest of the data points</w:t>
      </w:r>
      <w:r w:rsidR="008F1E0F">
        <w:rPr>
          <w:rFonts w:ascii="Times New Roman" w:hAnsi="Times New Roman" w:cs="Times New Roman"/>
          <w:sz w:val="24"/>
          <w:szCs w:val="24"/>
        </w:rPr>
        <w:t xml:space="preserve">, they will not be removed in this process. Another reason </w:t>
      </w:r>
      <w:r w:rsidR="002E2F2C">
        <w:rPr>
          <w:rFonts w:ascii="Times New Roman" w:hAnsi="Times New Roman" w:cs="Times New Roman"/>
          <w:sz w:val="24"/>
          <w:szCs w:val="24"/>
        </w:rPr>
        <w:t xml:space="preserve">not to remove the outliers is to retain the amount of data for </w:t>
      </w:r>
      <w:r w:rsidR="00146FCB">
        <w:rPr>
          <w:rFonts w:ascii="Times New Roman" w:hAnsi="Times New Roman" w:cs="Times New Roman"/>
          <w:sz w:val="24"/>
          <w:szCs w:val="24"/>
        </w:rPr>
        <w:t>modeling purposes.</w:t>
      </w:r>
    </w:p>
    <w:p w14:paraId="21532A0A" w14:textId="6C2AC49E" w:rsidR="004B1045" w:rsidRDefault="00DB38AC" w:rsidP="00232C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5588">
        <w:rPr>
          <w:rFonts w:ascii="Times New Roman" w:hAnsi="Times New Roman" w:cs="Times New Roman"/>
          <w:b/>
          <w:bCs/>
          <w:sz w:val="24"/>
          <w:szCs w:val="24"/>
        </w:rPr>
        <w:t xml:space="preserve">Relationship with target variable: </w:t>
      </w:r>
    </w:p>
    <w:p w14:paraId="72DA755C" w14:textId="487A8DF9" w:rsidR="00DB4EF9" w:rsidRPr="0040743C" w:rsidRDefault="00DB4EF9" w:rsidP="00407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rPrChange w:id="2" w:author="Nguyen Duc Quang" w:date="2024-04-09T16:06:00Z" w16du:dateUtc="2024-04-09T06:06:00Z">
            <w:rPr/>
          </w:rPrChange>
        </w:rPr>
        <w:pPrChange w:id="3" w:author="Nguyen Duc Quang" w:date="2024-04-09T16:06:00Z" w16du:dateUtc="2024-04-09T06:06:00Z">
          <w:pPr/>
        </w:pPrChange>
      </w:pPr>
      <w:r w:rsidRPr="0040743C">
        <w:rPr>
          <w:rFonts w:ascii="Times New Roman" w:hAnsi="Times New Roman" w:cs="Times New Roman"/>
          <w:sz w:val="24"/>
          <w:szCs w:val="24"/>
          <w:rPrChange w:id="4" w:author="Nguyen Duc Quang" w:date="2024-04-09T16:06:00Z" w16du:dateUtc="2024-04-09T06:06:00Z">
            <w:rPr/>
          </w:rPrChange>
        </w:rPr>
        <w:t>Correlation:</w:t>
      </w:r>
    </w:p>
    <w:p w14:paraId="7E29859A" w14:textId="26164BB3" w:rsidR="003E3BC9" w:rsidRDefault="003E3BC9" w:rsidP="007001DF">
      <w:pPr>
        <w:jc w:val="center"/>
        <w:rPr>
          <w:rFonts w:ascii="Times New Roman" w:hAnsi="Times New Roman" w:cs="Times New Roman"/>
          <w:sz w:val="24"/>
          <w:szCs w:val="24"/>
        </w:rPr>
      </w:pPr>
      <w:r w:rsidRPr="003E3B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62D3BD" wp14:editId="2C609D21">
            <wp:extent cx="3898299" cy="3462655"/>
            <wp:effectExtent l="0" t="0" r="6985" b="4445"/>
            <wp:docPr id="10110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37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8302" cy="34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A8FE" w14:textId="5DCA1CC5" w:rsidR="00B84F50" w:rsidRPr="00DB4EF9" w:rsidRDefault="00B84F50" w:rsidP="007001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3. Correlation matrix of the data set</w:t>
      </w:r>
    </w:p>
    <w:p w14:paraId="02DC4A2C" w14:textId="6527577C" w:rsidR="00085588" w:rsidRPr="0040743C" w:rsidRDefault="00085588" w:rsidP="00407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rPrChange w:id="5" w:author="Nguyen Duc Quang" w:date="2024-04-09T16:06:00Z" w16du:dateUtc="2024-04-09T06:06:00Z">
            <w:rPr/>
          </w:rPrChange>
        </w:rPr>
        <w:pPrChange w:id="6" w:author="Nguyen Duc Quang" w:date="2024-04-09T16:06:00Z" w16du:dateUtc="2024-04-09T06:06:00Z">
          <w:pPr/>
        </w:pPrChange>
      </w:pPr>
      <w:r w:rsidRPr="0040743C">
        <w:rPr>
          <w:rFonts w:ascii="Times New Roman" w:hAnsi="Times New Roman" w:cs="Times New Roman"/>
          <w:sz w:val="24"/>
          <w:szCs w:val="24"/>
          <w:rPrChange w:id="7" w:author="Nguyen Duc Quang" w:date="2024-04-09T16:06:00Z" w16du:dateUtc="2024-04-09T06:06:00Z">
            <w:rPr/>
          </w:rPrChange>
        </w:rPr>
        <w:t>Numerical variables:</w:t>
      </w:r>
    </w:p>
    <w:p w14:paraId="242AB12E" w14:textId="47152B75" w:rsidR="00DB38AC" w:rsidRDefault="00550E92" w:rsidP="007001DF">
      <w:pPr>
        <w:jc w:val="center"/>
        <w:rPr>
          <w:rFonts w:ascii="Times New Roman" w:hAnsi="Times New Roman" w:cs="Times New Roman"/>
          <w:sz w:val="24"/>
          <w:szCs w:val="24"/>
        </w:rPr>
      </w:pPr>
      <w:r w:rsidRPr="00550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10FBB" wp14:editId="5651855E">
            <wp:extent cx="3976916" cy="3943350"/>
            <wp:effectExtent l="0" t="0" r="5080" b="0"/>
            <wp:docPr id="3762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3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188" cy="39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7454" w14:textId="6397595D" w:rsidR="007001DF" w:rsidRDefault="007001DF" w:rsidP="007001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4. Scatter plot of numerical variables and target</w:t>
      </w:r>
    </w:p>
    <w:p w14:paraId="6EB980A8" w14:textId="7BBDAD12" w:rsidR="00085588" w:rsidRPr="0040743C" w:rsidRDefault="00085588" w:rsidP="00407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rPrChange w:id="8" w:author="Nguyen Duc Quang" w:date="2024-04-09T16:06:00Z" w16du:dateUtc="2024-04-09T06:06:00Z">
            <w:rPr/>
          </w:rPrChange>
        </w:rPr>
        <w:pPrChange w:id="9" w:author="Nguyen Duc Quang" w:date="2024-04-09T16:06:00Z" w16du:dateUtc="2024-04-09T06:06:00Z">
          <w:pPr/>
        </w:pPrChange>
      </w:pPr>
      <w:r w:rsidRPr="0040743C">
        <w:rPr>
          <w:rFonts w:ascii="Times New Roman" w:hAnsi="Times New Roman" w:cs="Times New Roman"/>
          <w:sz w:val="24"/>
          <w:szCs w:val="24"/>
          <w:rPrChange w:id="10" w:author="Nguyen Duc Quang" w:date="2024-04-09T16:06:00Z" w16du:dateUtc="2024-04-09T06:06:00Z">
            <w:rPr/>
          </w:rPrChange>
        </w:rPr>
        <w:t>Categorical variables:</w:t>
      </w:r>
    </w:p>
    <w:p w14:paraId="2E390D11" w14:textId="77777777" w:rsidR="00B519E5" w:rsidRDefault="004973BA" w:rsidP="00136656">
      <w:pPr>
        <w:jc w:val="center"/>
        <w:rPr>
          <w:rFonts w:ascii="Times New Roman" w:hAnsi="Times New Roman" w:cs="Times New Roman"/>
          <w:sz w:val="24"/>
          <w:szCs w:val="24"/>
        </w:rPr>
        <w:pPrChange w:id="11" w:author="Nguyen Duc Quang" w:date="2024-04-09T15:53:00Z" w16du:dateUtc="2024-04-09T05:53:00Z">
          <w:pPr/>
        </w:pPrChange>
      </w:pPr>
      <w:r w:rsidRPr="00497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57A17" wp14:editId="16DBE2D7">
            <wp:extent cx="4006219" cy="2990850"/>
            <wp:effectExtent l="0" t="0" r="0" b="0"/>
            <wp:docPr id="1423219618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19618" name="Picture 1" descr="A graph with different colo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886" cy="29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3EC" w14:textId="3D5C761A" w:rsidR="007001DF" w:rsidRDefault="00136656" w:rsidP="00136656">
      <w:pPr>
        <w:jc w:val="center"/>
        <w:rPr>
          <w:rFonts w:ascii="Times New Roman" w:hAnsi="Times New Roman" w:cs="Times New Roman"/>
          <w:sz w:val="24"/>
          <w:szCs w:val="24"/>
        </w:rPr>
      </w:pPr>
      <w:ins w:id="12" w:author="Nguyen Duc Quang" w:date="2024-04-09T15:53:00Z" w16du:dateUtc="2024-04-09T05:53:00Z">
        <w:r>
          <w:rPr>
            <w:rFonts w:ascii="Times New Roman" w:hAnsi="Times New Roman" w:cs="Times New Roman"/>
            <w:sz w:val="24"/>
            <w:szCs w:val="24"/>
          </w:rPr>
          <w:t xml:space="preserve">Figure 5. Bar plot of </w:t>
        </w:r>
      </w:ins>
      <w:ins w:id="13" w:author="Nguyen Duc Quang" w:date="2024-04-09T15:54:00Z" w16du:dateUtc="2024-04-09T05:54:00Z">
        <w:r w:rsidR="00630804">
          <w:rPr>
            <w:rFonts w:ascii="Times New Roman" w:hAnsi="Times New Roman" w:cs="Times New Roman"/>
            <w:sz w:val="24"/>
            <w:szCs w:val="24"/>
          </w:rPr>
          <w:t xml:space="preserve">average </w:t>
        </w:r>
      </w:ins>
      <w:ins w:id="14" w:author="Nguyen Duc Quang" w:date="2024-04-09T15:53:00Z" w16du:dateUtc="2024-04-09T05:53:00Z">
        <w:r>
          <w:rPr>
            <w:rFonts w:ascii="Times New Roman" w:hAnsi="Times New Roman" w:cs="Times New Roman"/>
            <w:sz w:val="24"/>
            <w:szCs w:val="24"/>
          </w:rPr>
          <w:t>life expectancy over the years</w:t>
        </w:r>
      </w:ins>
    </w:p>
    <w:p w14:paraId="50AD01FC" w14:textId="572394D1" w:rsidR="00B519E5" w:rsidRDefault="00CF4E51" w:rsidP="00232C4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It can be seen that by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plotting the </w:t>
      </w:r>
      <w:r w:rsidR="00C67D0B">
        <w:rPr>
          <w:rFonts w:ascii="Times New Roman" w:hAnsi="Times New Roman" w:cs="Times New Roman"/>
          <w:sz w:val="24"/>
          <w:szCs w:val="24"/>
        </w:rPr>
        <w:t xml:space="preserve">target variable </w:t>
      </w:r>
      <w:r w:rsidR="00267A50">
        <w:rPr>
          <w:rFonts w:ascii="Times New Roman" w:hAnsi="Times New Roman" w:cs="Times New Roman"/>
          <w:sz w:val="24"/>
          <w:szCs w:val="24"/>
        </w:rPr>
        <w:t xml:space="preserve">grouped by each year, the average life expectancy grows by each year, suggesting that the variable year </w:t>
      </w:r>
      <w:r w:rsidR="00511D40">
        <w:rPr>
          <w:rFonts w:ascii="Times New Roman" w:hAnsi="Times New Roman" w:cs="Times New Roman"/>
          <w:sz w:val="24"/>
          <w:szCs w:val="24"/>
        </w:rPr>
        <w:t xml:space="preserve">has a direct correlation with the target. </w:t>
      </w:r>
    </w:p>
    <w:p w14:paraId="6F0EB1E0" w14:textId="39A947EC" w:rsidR="004973BA" w:rsidRDefault="00242384" w:rsidP="00630804">
      <w:pPr>
        <w:jc w:val="center"/>
        <w:rPr>
          <w:ins w:id="15" w:author="Nguyen Duc Quang" w:date="2024-04-09T15:53:00Z" w16du:dateUtc="2024-04-09T05:53:00Z"/>
          <w:rFonts w:ascii="Times New Roman" w:hAnsi="Times New Roman" w:cs="Times New Roman"/>
          <w:sz w:val="24"/>
          <w:szCs w:val="24"/>
        </w:rPr>
      </w:pPr>
      <w:r w:rsidRPr="002423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F306B" wp14:editId="2238F190">
            <wp:extent cx="3683000" cy="2878591"/>
            <wp:effectExtent l="0" t="0" r="0" b="0"/>
            <wp:docPr id="222395433" name="Picture 1" descr="A graph of a blue and orange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95433" name="Picture 1" descr="A graph of a blue and orange b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865" cy="28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31B5" w14:textId="256A08D8" w:rsidR="00630804" w:rsidRDefault="00630804" w:rsidP="00630804">
      <w:pPr>
        <w:jc w:val="center"/>
        <w:rPr>
          <w:rFonts w:ascii="Times New Roman" w:hAnsi="Times New Roman" w:cs="Times New Roman"/>
          <w:sz w:val="24"/>
          <w:szCs w:val="24"/>
        </w:rPr>
        <w:pPrChange w:id="16" w:author="Nguyen Duc Quang" w:date="2024-04-09T15:53:00Z" w16du:dateUtc="2024-04-09T05:53:00Z">
          <w:pPr/>
        </w:pPrChange>
      </w:pPr>
      <w:ins w:id="17" w:author="Nguyen Duc Quang" w:date="2024-04-09T15:53:00Z" w16du:dateUtc="2024-04-09T05:53:00Z">
        <w:r>
          <w:rPr>
            <w:rFonts w:ascii="Times New Roman" w:hAnsi="Times New Roman" w:cs="Times New Roman"/>
            <w:sz w:val="24"/>
            <w:szCs w:val="24"/>
          </w:rPr>
          <w:t>F</w:t>
        </w:r>
      </w:ins>
      <w:ins w:id="18" w:author="Nguyen Duc Quang" w:date="2024-04-09T15:54:00Z" w16du:dateUtc="2024-04-09T05:54:00Z">
        <w:r>
          <w:rPr>
            <w:rFonts w:ascii="Times New Roman" w:hAnsi="Times New Roman" w:cs="Times New Roman"/>
            <w:sz w:val="24"/>
            <w:szCs w:val="24"/>
          </w:rPr>
          <w:t>igure 6. Bar plot of</w:t>
        </w:r>
        <w:r w:rsidR="00390376">
          <w:rPr>
            <w:rFonts w:ascii="Times New Roman" w:hAnsi="Times New Roman" w:cs="Times New Roman"/>
            <w:sz w:val="24"/>
            <w:szCs w:val="24"/>
          </w:rPr>
          <w:t xml:space="preserve"> average</w:t>
        </w:r>
        <w:r>
          <w:rPr>
            <w:rFonts w:ascii="Times New Roman" w:hAnsi="Times New Roman" w:cs="Times New Roman"/>
            <w:sz w:val="24"/>
            <w:szCs w:val="24"/>
          </w:rPr>
          <w:t xml:space="preserve"> life expectancy </w:t>
        </w:r>
        <w:r w:rsidR="00390376">
          <w:rPr>
            <w:rFonts w:ascii="Times New Roman" w:hAnsi="Times New Roman" w:cs="Times New Roman"/>
            <w:sz w:val="24"/>
            <w:szCs w:val="24"/>
          </w:rPr>
          <w:t>for each status</w:t>
        </w:r>
      </w:ins>
    </w:p>
    <w:p w14:paraId="6CC34DD8" w14:textId="143901FA" w:rsidR="0058311C" w:rsidRPr="004B2A37" w:rsidRDefault="00273863" w:rsidP="00232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the Status variable, </w:t>
      </w:r>
      <w:r w:rsidR="0007580D">
        <w:rPr>
          <w:rFonts w:ascii="Times New Roman" w:hAnsi="Times New Roman" w:cs="Times New Roman"/>
          <w:sz w:val="24"/>
          <w:szCs w:val="24"/>
        </w:rPr>
        <w:t>1 means that the country is a</w:t>
      </w:r>
      <w:r w:rsidR="00B30708">
        <w:rPr>
          <w:rFonts w:ascii="Times New Roman" w:hAnsi="Times New Roman" w:cs="Times New Roman"/>
          <w:sz w:val="24"/>
          <w:szCs w:val="24"/>
        </w:rPr>
        <w:t xml:space="preserve"> developing country, and 0 means that the country is a developed </w:t>
      </w:r>
      <w:r w:rsidR="007D49C0">
        <w:rPr>
          <w:rFonts w:ascii="Times New Roman" w:hAnsi="Times New Roman" w:cs="Times New Roman"/>
          <w:sz w:val="24"/>
          <w:szCs w:val="24"/>
        </w:rPr>
        <w:t xml:space="preserve">country. With the encoding defined, </w:t>
      </w:r>
      <w:r w:rsidR="001222D5">
        <w:rPr>
          <w:rFonts w:ascii="Times New Roman" w:hAnsi="Times New Roman" w:cs="Times New Roman"/>
          <w:sz w:val="24"/>
          <w:szCs w:val="24"/>
        </w:rPr>
        <w:t xml:space="preserve">the graph </w:t>
      </w:r>
      <w:r w:rsidR="00CC7A99">
        <w:rPr>
          <w:rFonts w:ascii="Times New Roman" w:hAnsi="Times New Roman" w:cs="Times New Roman"/>
          <w:sz w:val="24"/>
          <w:szCs w:val="24"/>
        </w:rPr>
        <w:t>shows</w:t>
      </w:r>
      <w:r w:rsidR="00140114">
        <w:rPr>
          <w:rFonts w:ascii="Times New Roman" w:hAnsi="Times New Roman" w:cs="Times New Roman"/>
          <w:sz w:val="24"/>
          <w:szCs w:val="24"/>
        </w:rPr>
        <w:t xml:space="preserve"> that people from developing countries have an average of 10 years more </w:t>
      </w:r>
      <w:r w:rsidR="008D728F">
        <w:rPr>
          <w:rFonts w:ascii="Times New Roman" w:hAnsi="Times New Roman" w:cs="Times New Roman"/>
          <w:sz w:val="24"/>
          <w:szCs w:val="24"/>
        </w:rPr>
        <w:t xml:space="preserve">life expectancy </w:t>
      </w:r>
      <w:r w:rsidR="004E15EC">
        <w:rPr>
          <w:rFonts w:ascii="Times New Roman" w:hAnsi="Times New Roman" w:cs="Times New Roman"/>
          <w:sz w:val="24"/>
          <w:szCs w:val="24"/>
        </w:rPr>
        <w:t>than</w:t>
      </w:r>
      <w:r w:rsidR="008D728F">
        <w:rPr>
          <w:rFonts w:ascii="Times New Roman" w:hAnsi="Times New Roman" w:cs="Times New Roman"/>
          <w:sz w:val="24"/>
          <w:szCs w:val="24"/>
        </w:rPr>
        <w:t xml:space="preserve"> people from developed countries.</w:t>
      </w:r>
    </w:p>
    <w:p w14:paraId="7ED553B7" w14:textId="448ED4F6" w:rsidR="00AF0DC7" w:rsidRPr="00A71AC7" w:rsidRDefault="00AF0DC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71AC7">
        <w:rPr>
          <w:rFonts w:ascii="Times New Roman" w:hAnsi="Times New Roman" w:cs="Times New Roman"/>
          <w:b/>
          <w:bCs/>
          <w:sz w:val="26"/>
          <w:szCs w:val="26"/>
        </w:rPr>
        <w:t>Evaluation framework:</w:t>
      </w:r>
    </w:p>
    <w:p w14:paraId="59F4619D" w14:textId="26DA9927" w:rsidR="00C50934" w:rsidRPr="00A71AC7" w:rsidRDefault="00C509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AC7">
        <w:rPr>
          <w:rFonts w:ascii="Times New Roman" w:hAnsi="Times New Roman" w:cs="Times New Roman"/>
          <w:b/>
          <w:bCs/>
          <w:sz w:val="24"/>
          <w:szCs w:val="24"/>
        </w:rPr>
        <w:t>Data splitting:</w:t>
      </w:r>
    </w:p>
    <w:p w14:paraId="2DCC0236" w14:textId="0DCAF5D9" w:rsidR="00681EB2" w:rsidRDefault="005F0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first glance, the dataset can be viewed as a </w:t>
      </w:r>
      <w:r w:rsidR="00F14C48">
        <w:rPr>
          <w:rFonts w:ascii="Times New Roman" w:hAnsi="Times New Roman" w:cs="Times New Roman"/>
          <w:sz w:val="24"/>
          <w:szCs w:val="24"/>
        </w:rPr>
        <w:t xml:space="preserve">time series dataset, </w:t>
      </w:r>
      <w:proofErr w:type="gramStart"/>
      <w:r w:rsidR="00F14C48">
        <w:rPr>
          <w:rFonts w:ascii="Times New Roman" w:hAnsi="Times New Roman" w:cs="Times New Roman"/>
          <w:sz w:val="24"/>
          <w:szCs w:val="24"/>
        </w:rPr>
        <w:t>due to the fact that</w:t>
      </w:r>
      <w:proofErr w:type="gramEnd"/>
      <w:r w:rsidR="00F14C48">
        <w:rPr>
          <w:rFonts w:ascii="Times New Roman" w:hAnsi="Times New Roman" w:cs="Times New Roman"/>
          <w:sz w:val="24"/>
          <w:szCs w:val="24"/>
        </w:rPr>
        <w:t xml:space="preserve"> the measurements of attributes are marked over intervals of time</w:t>
      </w:r>
      <w:r w:rsidR="00447B5C">
        <w:rPr>
          <w:rFonts w:ascii="Times New Roman" w:hAnsi="Times New Roman" w:cs="Times New Roman"/>
          <w:sz w:val="24"/>
          <w:szCs w:val="24"/>
        </w:rPr>
        <w:t xml:space="preserve">. However, </w:t>
      </w:r>
      <w:r w:rsidR="00B12D0D">
        <w:rPr>
          <w:rFonts w:ascii="Times New Roman" w:hAnsi="Times New Roman" w:cs="Times New Roman"/>
          <w:sz w:val="24"/>
          <w:szCs w:val="24"/>
        </w:rPr>
        <w:t>s</w:t>
      </w:r>
      <w:r w:rsidR="00CA0137">
        <w:rPr>
          <w:rFonts w:ascii="Times New Roman" w:hAnsi="Times New Roman" w:cs="Times New Roman"/>
          <w:sz w:val="24"/>
          <w:szCs w:val="24"/>
        </w:rPr>
        <w:t xml:space="preserve">ince the task is to predict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8E4573">
        <w:rPr>
          <w:rFonts w:ascii="Times New Roman" w:hAnsi="Times New Roman" w:cs="Times New Roman"/>
          <w:sz w:val="24"/>
          <w:szCs w:val="24"/>
        </w:rPr>
        <w:t>test set which</w:t>
      </w:r>
      <w:r w:rsidR="00072531">
        <w:rPr>
          <w:rFonts w:ascii="Times New Roman" w:hAnsi="Times New Roman" w:cs="Times New Roman"/>
          <w:sz w:val="24"/>
          <w:szCs w:val="24"/>
        </w:rPr>
        <w:t xml:space="preserve"> is in the same period as the training set, the training set will not be </w:t>
      </w:r>
      <w:r w:rsidR="00AA583C">
        <w:rPr>
          <w:rFonts w:ascii="Times New Roman" w:hAnsi="Times New Roman" w:cs="Times New Roman"/>
          <w:sz w:val="24"/>
          <w:szCs w:val="24"/>
        </w:rPr>
        <w:t xml:space="preserve">considered as time series data and therefore be split </w:t>
      </w:r>
      <w:r w:rsidR="00B12D0D">
        <w:rPr>
          <w:rFonts w:ascii="Times New Roman" w:hAnsi="Times New Roman" w:cs="Times New Roman"/>
          <w:sz w:val="24"/>
          <w:szCs w:val="24"/>
        </w:rPr>
        <w:t xml:space="preserve">and validated </w:t>
      </w:r>
      <w:r w:rsidR="00AA583C">
        <w:rPr>
          <w:rFonts w:ascii="Times New Roman" w:hAnsi="Times New Roman" w:cs="Times New Roman"/>
          <w:sz w:val="24"/>
          <w:szCs w:val="24"/>
        </w:rPr>
        <w:t>normally.</w:t>
      </w:r>
      <w:r w:rsidR="000E0C96">
        <w:rPr>
          <w:rFonts w:ascii="Times New Roman" w:hAnsi="Times New Roman" w:cs="Times New Roman"/>
          <w:sz w:val="24"/>
          <w:szCs w:val="24"/>
        </w:rPr>
        <w:t xml:space="preserve"> The dataset will be split into 3 sets, as below.</w:t>
      </w:r>
    </w:p>
    <w:p w14:paraId="287E6CF3" w14:textId="431D5848" w:rsidR="000E0C96" w:rsidRDefault="000E0C96" w:rsidP="000E0C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Training set</w:t>
      </w:r>
      <w:r w:rsidR="003C4089">
        <w:rPr>
          <w:rFonts w:ascii="Times New Roman" w:hAnsi="Times New Roman" w:cs="Times New Roman"/>
          <w:sz w:val="24"/>
          <w:szCs w:val="24"/>
        </w:rPr>
        <w:t xml:space="preserve"> (60%)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74629">
        <w:rPr>
          <w:rFonts w:ascii="Times New Roman" w:hAnsi="Times New Roman" w:cs="Times New Roman"/>
          <w:sz w:val="24"/>
          <w:szCs w:val="24"/>
        </w:rPr>
        <w:t>Used to pick the best modeling technique for the dataset.</w:t>
      </w:r>
    </w:p>
    <w:p w14:paraId="5D9A28C1" w14:textId="6FC9C4CC" w:rsidR="00074629" w:rsidRDefault="00074629" w:rsidP="000E0C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Validation set</w:t>
      </w:r>
      <w:r w:rsidR="003C4089">
        <w:rPr>
          <w:rFonts w:ascii="Times New Roman" w:hAnsi="Times New Roman" w:cs="Times New Roman"/>
          <w:sz w:val="24"/>
          <w:szCs w:val="24"/>
        </w:rPr>
        <w:t xml:space="preserve"> (20%)</w:t>
      </w:r>
      <w:r>
        <w:rPr>
          <w:rFonts w:ascii="Times New Roman" w:hAnsi="Times New Roman" w:cs="Times New Roman"/>
          <w:sz w:val="24"/>
          <w:szCs w:val="24"/>
        </w:rPr>
        <w:t xml:space="preserve">: Used to pick the </w:t>
      </w:r>
      <w:r w:rsidR="008938C1">
        <w:rPr>
          <w:rFonts w:ascii="Times New Roman" w:hAnsi="Times New Roman" w:cs="Times New Roman"/>
          <w:sz w:val="24"/>
          <w:szCs w:val="24"/>
        </w:rPr>
        <w:t>best version of the training model by tuning hyperparameters.</w:t>
      </w:r>
    </w:p>
    <w:p w14:paraId="35F5D2DE" w14:textId="6BF1C1BB" w:rsidR="008938C1" w:rsidRDefault="008938C1" w:rsidP="000E0C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set</w:t>
      </w:r>
      <w:r w:rsidR="003C4089">
        <w:rPr>
          <w:rFonts w:ascii="Times New Roman" w:hAnsi="Times New Roman" w:cs="Times New Roman"/>
          <w:sz w:val="24"/>
          <w:szCs w:val="24"/>
        </w:rPr>
        <w:t xml:space="preserve"> (20%)</w:t>
      </w:r>
      <w:r>
        <w:rPr>
          <w:rFonts w:ascii="Times New Roman" w:hAnsi="Times New Roman" w:cs="Times New Roman"/>
          <w:sz w:val="24"/>
          <w:szCs w:val="24"/>
        </w:rPr>
        <w:t xml:space="preserve">: Used to </w:t>
      </w:r>
      <w:r w:rsidR="00F515D6">
        <w:rPr>
          <w:rFonts w:ascii="Times New Roman" w:hAnsi="Times New Roman" w:cs="Times New Roman"/>
          <w:sz w:val="24"/>
          <w:szCs w:val="24"/>
        </w:rPr>
        <w:t>test the final hypothesis.</w:t>
      </w:r>
    </w:p>
    <w:p w14:paraId="34C8C61E" w14:textId="252A2A5D" w:rsidR="00E54D1B" w:rsidRDefault="00E54D1B" w:rsidP="00E54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splitting</w:t>
      </w:r>
      <w:r w:rsidR="000042B2">
        <w:rPr>
          <w:rFonts w:ascii="Times New Roman" w:hAnsi="Times New Roman" w:cs="Times New Roman"/>
          <w:sz w:val="24"/>
          <w:szCs w:val="24"/>
        </w:rPr>
        <w:t xml:space="preserve">, </w:t>
      </w:r>
      <w:r w:rsidR="009726B6">
        <w:rPr>
          <w:rFonts w:ascii="Times New Roman" w:hAnsi="Times New Roman" w:cs="Times New Roman"/>
          <w:sz w:val="24"/>
          <w:szCs w:val="24"/>
        </w:rPr>
        <w:t xml:space="preserve">the data from each set </w:t>
      </w:r>
      <w:r w:rsidR="004A5652">
        <w:rPr>
          <w:rFonts w:ascii="Times New Roman" w:hAnsi="Times New Roman" w:cs="Times New Roman"/>
          <w:sz w:val="24"/>
          <w:szCs w:val="24"/>
        </w:rPr>
        <w:t>must</w:t>
      </w:r>
      <w:r w:rsidR="009726B6">
        <w:rPr>
          <w:rFonts w:ascii="Times New Roman" w:hAnsi="Times New Roman" w:cs="Times New Roman"/>
          <w:sz w:val="24"/>
          <w:szCs w:val="24"/>
        </w:rPr>
        <w:t xml:space="preserve"> preserve</w:t>
      </w:r>
      <w:r w:rsidR="002510A8">
        <w:rPr>
          <w:rFonts w:ascii="Times New Roman" w:hAnsi="Times New Roman" w:cs="Times New Roman"/>
          <w:sz w:val="24"/>
          <w:szCs w:val="24"/>
        </w:rPr>
        <w:t xml:space="preserve"> similar distribution and have no intersections with each other.</w:t>
      </w:r>
    </w:p>
    <w:p w14:paraId="43C284F8" w14:textId="5D677209" w:rsidR="00390376" w:rsidRDefault="00E46BC9" w:rsidP="00593E1E">
      <w:pPr>
        <w:jc w:val="center"/>
        <w:rPr>
          <w:rFonts w:ascii="Times New Roman" w:hAnsi="Times New Roman" w:cs="Times New Roman"/>
          <w:sz w:val="24"/>
          <w:szCs w:val="24"/>
        </w:rPr>
        <w:pPrChange w:id="19" w:author="Nguyen Duc Quang" w:date="2024-04-09T15:54:00Z" w16du:dateUtc="2024-04-09T05:54:00Z">
          <w:pPr/>
        </w:pPrChange>
      </w:pPr>
      <w:r w:rsidRPr="00E46B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19218" wp14:editId="283AC975">
            <wp:extent cx="4241800" cy="4120800"/>
            <wp:effectExtent l="0" t="0" r="6350" b="0"/>
            <wp:docPr id="206078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83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510" cy="41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F9F" w14:textId="541D0CBB" w:rsidR="00E46BC9" w:rsidRDefault="00E46BC9" w:rsidP="00E46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</w:t>
      </w:r>
      <w:ins w:id="20" w:author="Nguyen Duc Quang" w:date="2024-04-09T15:55:00Z" w16du:dateUtc="2024-04-09T05:55:00Z">
        <w:r w:rsidR="00593E1E">
          <w:rPr>
            <w:rFonts w:ascii="Times New Roman" w:hAnsi="Times New Roman" w:cs="Times New Roman"/>
            <w:sz w:val="24"/>
            <w:szCs w:val="24"/>
          </w:rPr>
          <w:t xml:space="preserve"> 7</w:t>
        </w:r>
      </w:ins>
      <w:r>
        <w:rPr>
          <w:rFonts w:ascii="Times New Roman" w:hAnsi="Times New Roman" w:cs="Times New Roman"/>
          <w:sz w:val="24"/>
          <w:szCs w:val="24"/>
        </w:rPr>
        <w:t>.</w:t>
      </w:r>
      <w:ins w:id="21" w:author="Nguyen Duc Quang" w:date="2024-04-09T15:55:00Z" w16du:dateUtc="2024-04-09T05:55:00Z">
        <w:r w:rsidR="00593E1E">
          <w:rPr>
            <w:rFonts w:ascii="Times New Roman" w:hAnsi="Times New Roman" w:cs="Times New Roman"/>
            <w:sz w:val="24"/>
            <w:szCs w:val="24"/>
          </w:rPr>
          <w:t xml:space="preserve"> Distribution of numerical variables for 3 sets</w:t>
        </w:r>
      </w:ins>
    </w:p>
    <w:p w14:paraId="587E1BC5" w14:textId="7E05F4C9" w:rsidR="00DF22CE" w:rsidRDefault="006E00B7" w:rsidP="0040743C">
      <w:pPr>
        <w:jc w:val="center"/>
        <w:rPr>
          <w:rFonts w:ascii="Times New Roman" w:hAnsi="Times New Roman" w:cs="Times New Roman"/>
          <w:sz w:val="24"/>
          <w:szCs w:val="24"/>
        </w:rPr>
        <w:pPrChange w:id="22" w:author="Nguyen Duc Quang" w:date="2024-04-09T16:05:00Z" w16du:dateUtc="2024-04-09T06:05:00Z">
          <w:pPr/>
        </w:pPrChange>
      </w:pPr>
      <w:r w:rsidRPr="006E00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A4C3E" wp14:editId="6E730CAF">
            <wp:extent cx="1864800" cy="1656403"/>
            <wp:effectExtent l="0" t="0" r="2540" b="1270"/>
            <wp:docPr id="34681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12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3014" cy="167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F2F" w:rsidRPr="00457F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1CFEE" wp14:editId="3D59B342">
            <wp:extent cx="1854640" cy="1647380"/>
            <wp:effectExtent l="0" t="0" r="0" b="0"/>
            <wp:docPr id="182534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45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1536" cy="172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18" w:rsidRPr="000139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CB2AA" wp14:editId="37984470">
            <wp:extent cx="1876425" cy="1666731"/>
            <wp:effectExtent l="0" t="0" r="0" b="0"/>
            <wp:docPr id="177287691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76914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7869" cy="16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301" w14:textId="712D23E6" w:rsidR="00013918" w:rsidRDefault="00013918" w:rsidP="00593E1E">
      <w:pPr>
        <w:jc w:val="center"/>
        <w:rPr>
          <w:rFonts w:ascii="Times New Roman" w:hAnsi="Times New Roman" w:cs="Times New Roman"/>
          <w:sz w:val="24"/>
          <w:szCs w:val="24"/>
        </w:rPr>
        <w:pPrChange w:id="23" w:author="Nguyen Duc Quang" w:date="2024-04-09T15:55:00Z" w16du:dateUtc="2024-04-09T05:55:00Z">
          <w:pPr/>
        </w:pPrChange>
      </w:pPr>
      <w:r>
        <w:rPr>
          <w:rFonts w:ascii="Times New Roman" w:hAnsi="Times New Roman" w:cs="Times New Roman"/>
          <w:sz w:val="24"/>
          <w:szCs w:val="24"/>
        </w:rPr>
        <w:t>Figure</w:t>
      </w:r>
      <w:ins w:id="24" w:author="Nguyen Duc Quang" w:date="2024-04-09T15:55:00Z" w16du:dateUtc="2024-04-09T05:55:00Z">
        <w:r w:rsidR="00593E1E">
          <w:rPr>
            <w:rFonts w:ascii="Times New Roman" w:hAnsi="Times New Roman" w:cs="Times New Roman"/>
            <w:sz w:val="24"/>
            <w:szCs w:val="24"/>
          </w:rPr>
          <w:t xml:space="preserve"> 8</w:t>
        </w:r>
      </w:ins>
      <w:r>
        <w:rPr>
          <w:rFonts w:ascii="Times New Roman" w:hAnsi="Times New Roman" w:cs="Times New Roman"/>
          <w:sz w:val="24"/>
          <w:szCs w:val="24"/>
        </w:rPr>
        <w:t xml:space="preserve">. Correlation matrix of </w:t>
      </w:r>
      <w:r w:rsidR="00682388">
        <w:rPr>
          <w:rFonts w:ascii="Times New Roman" w:hAnsi="Times New Roman" w:cs="Times New Roman"/>
          <w:sz w:val="24"/>
          <w:szCs w:val="24"/>
        </w:rPr>
        <w:t xml:space="preserve">train, </w:t>
      </w:r>
      <w:r w:rsidR="00922ECC">
        <w:rPr>
          <w:rFonts w:ascii="Times New Roman" w:hAnsi="Times New Roman" w:cs="Times New Roman"/>
          <w:sz w:val="24"/>
          <w:szCs w:val="24"/>
        </w:rPr>
        <w:t>validation,</w:t>
      </w:r>
      <w:r w:rsidR="00682388">
        <w:rPr>
          <w:rFonts w:ascii="Times New Roman" w:hAnsi="Times New Roman" w:cs="Times New Roman"/>
          <w:sz w:val="24"/>
          <w:szCs w:val="24"/>
        </w:rPr>
        <w:t xml:space="preserve"> and test set, respectively.</w:t>
      </w:r>
    </w:p>
    <w:p w14:paraId="4E5F3D57" w14:textId="0441657E" w:rsidR="00682388" w:rsidRPr="00E54D1B" w:rsidRDefault="007B3761" w:rsidP="00E46B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ins w:id="25" w:author="Nguyen Duc Quang" w:date="2024-04-09T15:55:00Z" w16du:dateUtc="2024-04-09T05:55:00Z">
        <w:r w:rsidR="00593E1E">
          <w:rPr>
            <w:rFonts w:ascii="Times New Roman" w:hAnsi="Times New Roman" w:cs="Times New Roman"/>
            <w:sz w:val="24"/>
            <w:szCs w:val="24"/>
          </w:rPr>
          <w:t xml:space="preserve"> 8 </w:t>
        </w:r>
      </w:ins>
      <w:del w:id="26" w:author="Nguyen Duc Quang" w:date="2024-04-09T15:55:00Z" w16du:dateUtc="2024-04-09T05:55:00Z">
        <w:r w:rsidDel="00593E1E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r>
        <w:rPr>
          <w:rFonts w:ascii="Times New Roman" w:hAnsi="Times New Roman" w:cs="Times New Roman"/>
          <w:sz w:val="24"/>
          <w:szCs w:val="24"/>
        </w:rPr>
        <w:t>demonstrates the distribution</w:t>
      </w:r>
      <w:r>
        <w:rPr>
          <w:rFonts w:ascii="Times New Roman" w:hAnsi="Times New Roman" w:cs="Times New Roman"/>
          <w:sz w:val="24"/>
          <w:szCs w:val="24"/>
        </w:rPr>
        <w:t xml:space="preserve"> and the correlations</w:t>
      </w:r>
      <w:r>
        <w:rPr>
          <w:rFonts w:ascii="Times New Roman" w:hAnsi="Times New Roman" w:cs="Times New Roman"/>
          <w:sz w:val="24"/>
          <w:szCs w:val="24"/>
        </w:rPr>
        <w:t xml:space="preserve"> for each set of training, validation, and testing. It shows that the distributions of numerical variables are not extremely different.</w:t>
      </w:r>
    </w:p>
    <w:p w14:paraId="391FF16A" w14:textId="4C47F116" w:rsidR="00A71AC7" w:rsidRPr="00D75854" w:rsidRDefault="009738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854">
        <w:rPr>
          <w:rFonts w:ascii="Times New Roman" w:hAnsi="Times New Roman" w:cs="Times New Roman"/>
          <w:b/>
          <w:bCs/>
          <w:sz w:val="24"/>
          <w:szCs w:val="24"/>
        </w:rPr>
        <w:t>Evaluation metrics:</w:t>
      </w:r>
    </w:p>
    <w:p w14:paraId="11BEEE6B" w14:textId="77777777" w:rsidR="00543D99" w:rsidRDefault="00D75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the task is a regression task, </w:t>
      </w:r>
      <w:r w:rsidR="00F24F0D">
        <w:rPr>
          <w:rFonts w:ascii="Times New Roman" w:hAnsi="Times New Roman" w:cs="Times New Roman"/>
          <w:sz w:val="24"/>
          <w:szCs w:val="24"/>
        </w:rPr>
        <w:t xml:space="preserve">there is a possibility which the model </w:t>
      </w:r>
      <w:r w:rsidR="00EC07DF">
        <w:rPr>
          <w:rFonts w:ascii="Times New Roman" w:hAnsi="Times New Roman" w:cs="Times New Roman"/>
          <w:sz w:val="24"/>
          <w:szCs w:val="24"/>
        </w:rPr>
        <w:t>might be</w:t>
      </w:r>
      <w:r w:rsidR="00F24F0D">
        <w:rPr>
          <w:rFonts w:ascii="Times New Roman" w:hAnsi="Times New Roman" w:cs="Times New Roman"/>
          <w:sz w:val="24"/>
          <w:szCs w:val="24"/>
        </w:rPr>
        <w:t xml:space="preserve"> overfit to the data. Therefore, </w:t>
      </w:r>
      <w:r w:rsidR="00AC3DFA">
        <w:rPr>
          <w:rFonts w:ascii="Times New Roman" w:hAnsi="Times New Roman" w:cs="Times New Roman"/>
          <w:sz w:val="24"/>
          <w:szCs w:val="24"/>
        </w:rPr>
        <w:t>a metric which measures the fit degree of the model is required</w:t>
      </w:r>
      <w:r w:rsidR="007B2B68">
        <w:rPr>
          <w:rFonts w:ascii="Times New Roman" w:hAnsi="Times New Roman" w:cs="Times New Roman"/>
          <w:sz w:val="24"/>
          <w:szCs w:val="24"/>
        </w:rPr>
        <w:t>, such as R</w:t>
      </w:r>
      <w:proofErr w:type="gramStart"/>
      <w:r w:rsidR="00EC07DF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="00EC07DF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EC07DF">
        <w:rPr>
          <w:rFonts w:ascii="Times New Roman" w:hAnsi="Times New Roman" w:cs="Times New Roman"/>
          <w:sz w:val="24"/>
          <w:szCs w:val="24"/>
        </w:rPr>
        <w:t xml:space="preserve"> </w:t>
      </w:r>
      <w:r w:rsidR="00963EC8">
        <w:rPr>
          <w:rFonts w:ascii="Times New Roman" w:hAnsi="Times New Roman" w:cs="Times New Roman"/>
          <w:sz w:val="24"/>
          <w:szCs w:val="24"/>
        </w:rPr>
        <w:t xml:space="preserve">which will be the main </w:t>
      </w:r>
      <w:r w:rsidR="00FD6F12">
        <w:rPr>
          <w:rFonts w:ascii="Times New Roman" w:hAnsi="Times New Roman" w:cs="Times New Roman"/>
          <w:sz w:val="24"/>
          <w:szCs w:val="24"/>
        </w:rPr>
        <w:t>evaluation metric</w:t>
      </w:r>
      <w:r w:rsidR="00963E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430247" w14:textId="218F9DE1" w:rsidR="0033532A" w:rsidRDefault="00F459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there </w:t>
      </w:r>
      <w:r w:rsidR="00DC0DFD">
        <w:rPr>
          <w:rFonts w:ascii="Times New Roman" w:hAnsi="Times New Roman" w:cs="Times New Roman"/>
          <w:sz w:val="24"/>
          <w:szCs w:val="24"/>
        </w:rPr>
        <w:t>may be occasions where R</w:t>
      </w:r>
      <w:r w:rsidR="00DC0DFD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="00DC0DFD">
        <w:rPr>
          <w:rFonts w:ascii="Times New Roman" w:hAnsi="Times New Roman" w:cs="Times New Roman"/>
          <w:sz w:val="24"/>
          <w:szCs w:val="24"/>
        </w:rPr>
        <w:t xml:space="preserve">is low, while substantial relations are </w:t>
      </w:r>
      <w:r w:rsidR="00AF6132">
        <w:rPr>
          <w:rFonts w:ascii="Times New Roman" w:hAnsi="Times New Roman" w:cs="Times New Roman"/>
          <w:sz w:val="24"/>
          <w:szCs w:val="24"/>
        </w:rPr>
        <w:t>in presence. Since</w:t>
      </w:r>
      <w:r w:rsidR="007E2525">
        <w:rPr>
          <w:rFonts w:ascii="Times New Roman" w:hAnsi="Times New Roman" w:cs="Times New Roman"/>
          <w:sz w:val="24"/>
          <w:szCs w:val="24"/>
        </w:rPr>
        <w:t xml:space="preserve"> the </w:t>
      </w:r>
      <w:r w:rsidR="00A05E76">
        <w:rPr>
          <w:rFonts w:ascii="Times New Roman" w:hAnsi="Times New Roman" w:cs="Times New Roman"/>
          <w:sz w:val="24"/>
          <w:szCs w:val="24"/>
        </w:rPr>
        <w:t>R</w:t>
      </w:r>
      <w:r w:rsidR="00A05E7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A05E76">
        <w:rPr>
          <w:rFonts w:ascii="Times New Roman" w:hAnsi="Times New Roman" w:cs="Times New Roman"/>
          <w:sz w:val="24"/>
          <w:szCs w:val="24"/>
        </w:rPr>
        <w:t xml:space="preserve"> metrics can </w:t>
      </w:r>
      <w:r>
        <w:rPr>
          <w:rFonts w:ascii="Times New Roman" w:hAnsi="Times New Roman" w:cs="Times New Roman"/>
          <w:sz w:val="24"/>
          <w:szCs w:val="24"/>
        </w:rPr>
        <w:t>mislead the development direction</w:t>
      </w:r>
      <w:r w:rsidR="00AF6132">
        <w:rPr>
          <w:rFonts w:ascii="Times New Roman" w:hAnsi="Times New Roman" w:cs="Times New Roman"/>
          <w:sz w:val="24"/>
          <w:szCs w:val="24"/>
        </w:rPr>
        <w:t>, we will use another metri</w:t>
      </w:r>
      <w:r w:rsidR="007B1608">
        <w:rPr>
          <w:rFonts w:ascii="Times New Roman" w:hAnsi="Times New Roman" w:cs="Times New Roman"/>
          <w:sz w:val="24"/>
          <w:szCs w:val="24"/>
        </w:rPr>
        <w:t>c</w:t>
      </w:r>
      <w:r w:rsidR="00CB23BA">
        <w:rPr>
          <w:rFonts w:ascii="Times New Roman" w:hAnsi="Times New Roman" w:cs="Times New Roman"/>
          <w:sz w:val="24"/>
          <w:szCs w:val="24"/>
        </w:rPr>
        <w:t xml:space="preserve"> to</w:t>
      </w:r>
      <w:r w:rsidR="007B1608">
        <w:rPr>
          <w:rFonts w:ascii="Times New Roman" w:hAnsi="Times New Roman" w:cs="Times New Roman"/>
          <w:sz w:val="24"/>
          <w:szCs w:val="24"/>
        </w:rPr>
        <w:t xml:space="preserve"> </w:t>
      </w:r>
      <w:r w:rsidR="00685A64">
        <w:rPr>
          <w:rFonts w:ascii="Times New Roman" w:hAnsi="Times New Roman" w:cs="Times New Roman"/>
          <w:sz w:val="24"/>
          <w:szCs w:val="24"/>
        </w:rPr>
        <w:t xml:space="preserve">make sure </w:t>
      </w:r>
      <w:r w:rsidR="00D67A34">
        <w:rPr>
          <w:rFonts w:ascii="Times New Roman" w:hAnsi="Times New Roman" w:cs="Times New Roman"/>
          <w:sz w:val="24"/>
          <w:szCs w:val="24"/>
        </w:rPr>
        <w:t xml:space="preserve">of the regression results. </w:t>
      </w:r>
      <w:r w:rsidR="00C04DA2">
        <w:rPr>
          <w:rFonts w:ascii="Times New Roman" w:hAnsi="Times New Roman" w:cs="Times New Roman"/>
          <w:sz w:val="24"/>
          <w:szCs w:val="24"/>
        </w:rPr>
        <w:t xml:space="preserve">Mean squared error can help with </w:t>
      </w:r>
      <w:r w:rsidR="00662F72">
        <w:rPr>
          <w:rFonts w:ascii="Times New Roman" w:hAnsi="Times New Roman" w:cs="Times New Roman"/>
          <w:sz w:val="24"/>
          <w:szCs w:val="24"/>
        </w:rPr>
        <w:t xml:space="preserve">measuring </w:t>
      </w:r>
      <w:r w:rsidR="00537A7E">
        <w:rPr>
          <w:rFonts w:ascii="Times New Roman" w:hAnsi="Times New Roman" w:cs="Times New Roman"/>
          <w:sz w:val="24"/>
          <w:szCs w:val="24"/>
        </w:rPr>
        <w:t xml:space="preserve">the overall error of the current </w:t>
      </w:r>
      <w:proofErr w:type="gramStart"/>
      <w:r w:rsidR="00537A7E">
        <w:rPr>
          <w:rFonts w:ascii="Times New Roman" w:hAnsi="Times New Roman" w:cs="Times New Roman"/>
          <w:sz w:val="24"/>
          <w:szCs w:val="24"/>
        </w:rPr>
        <w:t>model</w:t>
      </w:r>
      <w:r w:rsidR="000B5046">
        <w:rPr>
          <w:rFonts w:ascii="Times New Roman" w:hAnsi="Times New Roman" w:cs="Times New Roman"/>
          <w:sz w:val="24"/>
          <w:szCs w:val="24"/>
        </w:rPr>
        <w:t>, and</w:t>
      </w:r>
      <w:proofErr w:type="gramEnd"/>
      <w:r w:rsidR="000B5046">
        <w:rPr>
          <w:rFonts w:ascii="Times New Roman" w:hAnsi="Times New Roman" w:cs="Times New Roman"/>
          <w:sz w:val="24"/>
          <w:szCs w:val="24"/>
        </w:rPr>
        <w:t xml:space="preserve"> give another perspective on the model’s fit</w:t>
      </w:r>
      <w:r w:rsidR="00537A7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9245F1" w14:textId="1348C5A9" w:rsidR="009511CB" w:rsidRPr="00201C31" w:rsidRDefault="009511C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01C31">
        <w:rPr>
          <w:rFonts w:ascii="Times New Roman" w:hAnsi="Times New Roman" w:cs="Times New Roman"/>
          <w:b/>
          <w:bCs/>
          <w:sz w:val="26"/>
          <w:szCs w:val="26"/>
        </w:rPr>
        <w:t>Data preprocessing:</w:t>
      </w:r>
    </w:p>
    <w:p w14:paraId="77FFBA74" w14:textId="5D8D4B66" w:rsidR="009511CB" w:rsidRDefault="00B35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31EE">
        <w:rPr>
          <w:rFonts w:ascii="Times New Roman" w:hAnsi="Times New Roman" w:cs="Times New Roman"/>
          <w:b/>
          <w:bCs/>
          <w:sz w:val="24"/>
          <w:szCs w:val="24"/>
        </w:rPr>
        <w:t>Numerical data:</w:t>
      </w:r>
    </w:p>
    <w:p w14:paraId="50F778F1" w14:textId="0A68B6A6" w:rsidR="000031EE" w:rsidRPr="00991AFD" w:rsidRDefault="000031EE" w:rsidP="000031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91AFD">
        <w:rPr>
          <w:rFonts w:ascii="Times New Roman" w:hAnsi="Times New Roman" w:cs="Times New Roman"/>
          <w:sz w:val="24"/>
          <w:szCs w:val="24"/>
        </w:rPr>
        <w:t>Scaling:</w:t>
      </w:r>
    </w:p>
    <w:p w14:paraId="3E9E5F8B" w14:textId="5766EF11" w:rsidR="004F7A12" w:rsidRDefault="004F7A12" w:rsidP="00991AF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the data consists of plenty of outliers, </w:t>
      </w:r>
      <w:r w:rsidR="00991AFD">
        <w:rPr>
          <w:rFonts w:ascii="Times New Roman" w:hAnsi="Times New Roman" w:cs="Times New Roman"/>
          <w:sz w:val="24"/>
          <w:szCs w:val="24"/>
        </w:rPr>
        <w:t>using the Robust Scaler is useful in this case.</w:t>
      </w:r>
    </w:p>
    <w:p w14:paraId="2A52C601" w14:textId="046ADD90" w:rsidR="00991AFD" w:rsidRPr="00991AFD" w:rsidRDefault="00991AFD" w:rsidP="00991A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Logarithm transformation:</w:t>
      </w:r>
    </w:p>
    <w:p w14:paraId="6F21FCF6" w14:textId="01D24E86" w:rsidR="007B3761" w:rsidRDefault="004F7A12" w:rsidP="00991AF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2175A5">
        <w:rPr>
          <w:rFonts w:ascii="Times New Roman" w:hAnsi="Times New Roman" w:cs="Times New Roman"/>
          <w:sz w:val="24"/>
          <w:szCs w:val="24"/>
        </w:rPr>
        <w:t xml:space="preserve">ince a lot of </w:t>
      </w:r>
      <w:r w:rsidR="00092D31">
        <w:rPr>
          <w:rFonts w:ascii="Times New Roman" w:hAnsi="Times New Roman" w:cs="Times New Roman"/>
          <w:sz w:val="24"/>
          <w:szCs w:val="24"/>
        </w:rPr>
        <w:t>the distributions are skewed, t</w:t>
      </w:r>
      <w:r w:rsidR="00151CEB">
        <w:rPr>
          <w:rFonts w:ascii="Times New Roman" w:hAnsi="Times New Roman" w:cs="Times New Roman"/>
          <w:sz w:val="24"/>
          <w:szCs w:val="24"/>
        </w:rPr>
        <w:t xml:space="preserve">hey need to be transformed back to </w:t>
      </w:r>
      <w:r w:rsidR="00BA6BDB">
        <w:rPr>
          <w:rFonts w:ascii="Times New Roman" w:hAnsi="Times New Roman" w:cs="Times New Roman"/>
          <w:sz w:val="24"/>
          <w:szCs w:val="24"/>
        </w:rPr>
        <w:t xml:space="preserve">Gaussian distribution. To do this, Box-Cox or Yeo-Johnson </w:t>
      </w:r>
      <w:r w:rsidR="004F6DE8">
        <w:rPr>
          <w:rFonts w:ascii="Times New Roman" w:hAnsi="Times New Roman" w:cs="Times New Roman"/>
          <w:sz w:val="24"/>
          <w:szCs w:val="24"/>
        </w:rPr>
        <w:t xml:space="preserve">logarithm transformation can perform the job. However, since Box-Cox covers only </w:t>
      </w:r>
      <w:r w:rsidR="00FF683C">
        <w:rPr>
          <w:rFonts w:ascii="Times New Roman" w:hAnsi="Times New Roman" w:cs="Times New Roman"/>
          <w:sz w:val="24"/>
          <w:szCs w:val="24"/>
        </w:rPr>
        <w:t>positive data, Yeo-Johnson is used for this data set</w:t>
      </w:r>
      <w:r w:rsidR="009170B0">
        <w:rPr>
          <w:rFonts w:ascii="Times New Roman" w:hAnsi="Times New Roman" w:cs="Times New Roman"/>
          <w:sz w:val="24"/>
          <w:szCs w:val="24"/>
        </w:rPr>
        <w:t>, on variables that have high correlation to the target variable.</w:t>
      </w:r>
      <w:r w:rsidR="00727D5D">
        <w:rPr>
          <w:rFonts w:ascii="Times New Roman" w:hAnsi="Times New Roman" w:cs="Times New Roman"/>
          <w:sz w:val="24"/>
          <w:szCs w:val="24"/>
        </w:rPr>
        <w:t xml:space="preserve"> The results of </w:t>
      </w:r>
      <w:r w:rsidR="00991AFD">
        <w:rPr>
          <w:rFonts w:ascii="Times New Roman" w:hAnsi="Times New Roman" w:cs="Times New Roman"/>
          <w:sz w:val="24"/>
          <w:szCs w:val="24"/>
        </w:rPr>
        <w:t xml:space="preserve">scaling and transforming </w:t>
      </w:r>
      <w:r w:rsidR="00727D5D">
        <w:rPr>
          <w:rFonts w:ascii="Times New Roman" w:hAnsi="Times New Roman" w:cs="Times New Roman"/>
          <w:sz w:val="24"/>
          <w:szCs w:val="24"/>
        </w:rPr>
        <w:t xml:space="preserve">is </w:t>
      </w:r>
      <w:r w:rsidR="00991AFD">
        <w:rPr>
          <w:rFonts w:ascii="Times New Roman" w:hAnsi="Times New Roman" w:cs="Times New Roman"/>
          <w:sz w:val="24"/>
          <w:szCs w:val="24"/>
        </w:rPr>
        <w:t>presented in figure</w:t>
      </w:r>
      <w:ins w:id="27" w:author="Nguyen Duc Quang" w:date="2024-04-09T15:56:00Z" w16du:dateUtc="2024-04-09T05:56:00Z">
        <w:r w:rsidR="00A61EA2">
          <w:rPr>
            <w:rFonts w:ascii="Times New Roman" w:hAnsi="Times New Roman" w:cs="Times New Roman"/>
            <w:sz w:val="24"/>
            <w:szCs w:val="24"/>
          </w:rPr>
          <w:t xml:space="preserve"> 9.</w:t>
        </w:r>
      </w:ins>
    </w:p>
    <w:p w14:paraId="1E5B3221" w14:textId="571FDA81" w:rsidR="00727D5D" w:rsidRDefault="00727D5D" w:rsidP="00A61EA2">
      <w:pPr>
        <w:jc w:val="center"/>
        <w:rPr>
          <w:ins w:id="28" w:author="Nguyen Duc Quang" w:date="2024-04-09T15:55:00Z" w16du:dateUtc="2024-04-09T05:55:00Z"/>
          <w:rFonts w:ascii="Times New Roman" w:hAnsi="Times New Roman" w:cs="Times New Roman"/>
          <w:sz w:val="24"/>
          <w:szCs w:val="24"/>
        </w:rPr>
        <w:pPrChange w:id="29" w:author="Nguyen Duc Quang" w:date="2024-04-09T15:55:00Z" w16du:dateUtc="2024-04-09T05:55:00Z">
          <w:pPr/>
        </w:pPrChange>
      </w:pPr>
      <w:r w:rsidRPr="00727D5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0E5F6D" wp14:editId="2DBDDEE0">
            <wp:extent cx="4159250" cy="4124145"/>
            <wp:effectExtent l="0" t="0" r="0" b="0"/>
            <wp:docPr id="398719245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9245" name="Picture 1" descr="A collage of graph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227" cy="41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4C7" w14:textId="39172350" w:rsidR="00A61EA2" w:rsidRDefault="00A61EA2" w:rsidP="00A61EA2">
      <w:pPr>
        <w:jc w:val="center"/>
        <w:rPr>
          <w:rFonts w:ascii="Times New Roman" w:hAnsi="Times New Roman" w:cs="Times New Roman"/>
          <w:sz w:val="24"/>
          <w:szCs w:val="24"/>
        </w:rPr>
        <w:pPrChange w:id="30" w:author="Nguyen Duc Quang" w:date="2024-04-09T15:55:00Z" w16du:dateUtc="2024-04-09T05:55:00Z">
          <w:pPr/>
        </w:pPrChange>
      </w:pPr>
      <w:ins w:id="31" w:author="Nguyen Duc Quang" w:date="2024-04-09T15:56:00Z" w16du:dateUtc="2024-04-09T05:56:00Z">
        <w:r>
          <w:rPr>
            <w:rFonts w:ascii="Times New Roman" w:hAnsi="Times New Roman" w:cs="Times New Roman"/>
            <w:sz w:val="24"/>
            <w:szCs w:val="24"/>
          </w:rPr>
          <w:t xml:space="preserve">Figure 9. Results after scaling and </w:t>
        </w:r>
        <w:proofErr w:type="gramStart"/>
        <w:r>
          <w:rPr>
            <w:rFonts w:ascii="Times New Roman" w:hAnsi="Times New Roman" w:cs="Times New Roman"/>
            <w:sz w:val="24"/>
            <w:szCs w:val="24"/>
          </w:rPr>
          <w:t>transforming</w:t>
        </w:r>
      </w:ins>
      <w:proofErr w:type="gramEnd"/>
    </w:p>
    <w:p w14:paraId="5EE43045" w14:textId="3E9115E2" w:rsidR="00B3572E" w:rsidRPr="004F0B06" w:rsidRDefault="00B3572E">
      <w:pPr>
        <w:rPr>
          <w:rFonts w:ascii="Times New Roman" w:hAnsi="Times New Roman" w:cs="Times New Roman"/>
          <w:b/>
          <w:bCs/>
          <w:sz w:val="24"/>
          <w:szCs w:val="24"/>
          <w:rPrChange w:id="32" w:author="Nguyen Duc Quang" w:date="2024-04-09T16:06:00Z" w16du:dateUtc="2024-04-09T06:0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4F0B06">
        <w:rPr>
          <w:rFonts w:ascii="Times New Roman" w:hAnsi="Times New Roman" w:cs="Times New Roman"/>
          <w:b/>
          <w:bCs/>
          <w:sz w:val="24"/>
          <w:szCs w:val="24"/>
          <w:rPrChange w:id="33" w:author="Nguyen Duc Quang" w:date="2024-04-09T16:06:00Z" w16du:dateUtc="2024-04-09T06:06:00Z">
            <w:rPr>
              <w:rFonts w:ascii="Times New Roman" w:hAnsi="Times New Roman" w:cs="Times New Roman"/>
              <w:sz w:val="24"/>
              <w:szCs w:val="24"/>
            </w:rPr>
          </w:rPrChange>
        </w:rPr>
        <w:t>Categorical data:</w:t>
      </w:r>
    </w:p>
    <w:p w14:paraId="4E87CC36" w14:textId="41CFEAF2" w:rsidR="00B3572E" w:rsidRPr="00A05E76" w:rsidRDefault="00A60E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all categorical data, because they do not have any hidden ranking </w:t>
      </w:r>
      <w:r w:rsidR="00264903">
        <w:rPr>
          <w:rFonts w:ascii="Times New Roman" w:hAnsi="Times New Roman" w:cs="Times New Roman"/>
          <w:sz w:val="24"/>
          <w:szCs w:val="24"/>
        </w:rPr>
        <w:t xml:space="preserve">or meaning within them, using One Hot Encoder </w:t>
      </w:r>
      <w:r w:rsidR="00C13FA9">
        <w:rPr>
          <w:rFonts w:ascii="Times New Roman" w:hAnsi="Times New Roman" w:cs="Times New Roman"/>
          <w:sz w:val="24"/>
          <w:szCs w:val="24"/>
        </w:rPr>
        <w:t xml:space="preserve">to transform the data to binary </w:t>
      </w:r>
      <w:r w:rsidR="00264903">
        <w:rPr>
          <w:rFonts w:ascii="Times New Roman" w:hAnsi="Times New Roman" w:cs="Times New Roman"/>
          <w:sz w:val="24"/>
          <w:szCs w:val="24"/>
        </w:rPr>
        <w:t>will be adequate</w:t>
      </w:r>
      <w:r w:rsidR="00C13FA9">
        <w:rPr>
          <w:rFonts w:ascii="Times New Roman" w:hAnsi="Times New Roman" w:cs="Times New Roman"/>
          <w:sz w:val="24"/>
          <w:szCs w:val="24"/>
        </w:rPr>
        <w:t xml:space="preserve"> for numerical models.</w:t>
      </w:r>
    </w:p>
    <w:p w14:paraId="75FB3315" w14:textId="0A1DBEC3" w:rsidR="00893123" w:rsidRDefault="0065147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A5FAD">
        <w:rPr>
          <w:rFonts w:ascii="Times New Roman" w:hAnsi="Times New Roman" w:cs="Times New Roman"/>
          <w:b/>
          <w:bCs/>
          <w:sz w:val="26"/>
          <w:szCs w:val="26"/>
        </w:rPr>
        <w:t>Baseline model selection</w:t>
      </w:r>
      <w:r w:rsidR="000B504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01A0CDC" w14:textId="5622DC22" w:rsidR="00CF1231" w:rsidRDefault="00A75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shown in Figure</w:t>
      </w:r>
      <w:ins w:id="34" w:author="Nguyen Duc Quang" w:date="2024-04-09T15:57:00Z" w16du:dateUtc="2024-04-09T05:57:00Z">
        <w:r w:rsidR="00DE27CD">
          <w:rPr>
            <w:rFonts w:ascii="Times New Roman" w:hAnsi="Times New Roman" w:cs="Times New Roman"/>
            <w:sz w:val="24"/>
            <w:szCs w:val="24"/>
          </w:rPr>
          <w:t xml:space="preserve"> 3</w:t>
        </w:r>
      </w:ins>
      <w:del w:id="35" w:author="Nguyen Duc Quang" w:date="2024-04-09T15:57:00Z" w16du:dateUtc="2024-04-09T05:57:00Z">
        <w:r w:rsidDel="00DE27CD">
          <w:rPr>
            <w:rFonts w:ascii="Times New Roman" w:hAnsi="Times New Roman" w:cs="Times New Roman"/>
            <w:sz w:val="24"/>
            <w:szCs w:val="24"/>
          </w:rPr>
          <w:delText>.</w:delText>
        </w:r>
      </w:del>
      <w:r w:rsidR="000B7686">
        <w:rPr>
          <w:rFonts w:ascii="Times New Roman" w:hAnsi="Times New Roman" w:cs="Times New Roman"/>
          <w:sz w:val="24"/>
          <w:szCs w:val="24"/>
        </w:rPr>
        <w:t xml:space="preserve"> and Figure</w:t>
      </w:r>
      <w:ins w:id="36" w:author="Nguyen Duc Quang" w:date="2024-04-09T15:57:00Z" w16du:dateUtc="2024-04-09T05:57:00Z">
        <w:r w:rsidR="00DE27CD">
          <w:rPr>
            <w:rFonts w:ascii="Times New Roman" w:hAnsi="Times New Roman" w:cs="Times New Roman"/>
            <w:sz w:val="24"/>
            <w:szCs w:val="24"/>
          </w:rPr>
          <w:t xml:space="preserve"> 4</w:t>
        </w:r>
      </w:ins>
      <w:del w:id="37" w:author="Nguyen Duc Quang" w:date="2024-04-09T15:57:00Z" w16du:dateUtc="2024-04-09T05:57:00Z">
        <w:r w:rsidR="000B7686" w:rsidDel="00DE27CD">
          <w:rPr>
            <w:rFonts w:ascii="Times New Roman" w:hAnsi="Times New Roman" w:cs="Times New Roman"/>
            <w:sz w:val="24"/>
            <w:szCs w:val="24"/>
          </w:rPr>
          <w:delText>.</w:delText>
        </w:r>
      </w:del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0C37">
        <w:rPr>
          <w:rFonts w:ascii="Times New Roman" w:hAnsi="Times New Roman" w:cs="Times New Roman"/>
          <w:sz w:val="24"/>
          <w:szCs w:val="24"/>
        </w:rPr>
        <w:t>, some variables</w:t>
      </w:r>
      <w:r w:rsidR="000B76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7686">
        <w:rPr>
          <w:rFonts w:ascii="Times New Roman" w:hAnsi="Times New Roman" w:cs="Times New Roman"/>
          <w:sz w:val="24"/>
          <w:szCs w:val="24"/>
        </w:rPr>
        <w:t>have the ability to</w:t>
      </w:r>
      <w:proofErr w:type="gramEnd"/>
      <w:r w:rsidR="000B7686">
        <w:rPr>
          <w:rFonts w:ascii="Times New Roman" w:hAnsi="Times New Roman" w:cs="Times New Roman"/>
          <w:sz w:val="24"/>
          <w:szCs w:val="24"/>
        </w:rPr>
        <w:t xml:space="preserve"> represent a linear correlation</w:t>
      </w:r>
      <w:r w:rsidR="006827D6">
        <w:rPr>
          <w:rFonts w:ascii="Times New Roman" w:hAnsi="Times New Roman" w:cs="Times New Roman"/>
          <w:sz w:val="24"/>
          <w:szCs w:val="24"/>
        </w:rPr>
        <w:t xml:space="preserve"> between </w:t>
      </w:r>
      <w:r w:rsidR="001C35CC">
        <w:rPr>
          <w:rFonts w:ascii="Times New Roman" w:hAnsi="Times New Roman" w:cs="Times New Roman"/>
          <w:sz w:val="24"/>
          <w:szCs w:val="24"/>
        </w:rPr>
        <w:t>themselves</w:t>
      </w:r>
      <w:r w:rsidR="006827D6">
        <w:rPr>
          <w:rFonts w:ascii="Times New Roman" w:hAnsi="Times New Roman" w:cs="Times New Roman"/>
          <w:sz w:val="24"/>
          <w:szCs w:val="24"/>
        </w:rPr>
        <w:t xml:space="preserve"> and the target variable, such as </w:t>
      </w:r>
      <w:r w:rsidR="00550835">
        <w:rPr>
          <w:rFonts w:ascii="Times New Roman" w:hAnsi="Times New Roman" w:cs="Times New Roman"/>
          <w:sz w:val="24"/>
          <w:szCs w:val="24"/>
        </w:rPr>
        <w:t xml:space="preserve">BMI, </w:t>
      </w:r>
      <w:proofErr w:type="spellStart"/>
      <w:r w:rsidR="00550835">
        <w:rPr>
          <w:rFonts w:ascii="Times New Roman" w:hAnsi="Times New Roman" w:cs="Times New Roman"/>
          <w:sz w:val="24"/>
          <w:szCs w:val="24"/>
        </w:rPr>
        <w:t>AdultMortality</w:t>
      </w:r>
      <w:proofErr w:type="spellEnd"/>
      <w:r w:rsidR="00550835">
        <w:rPr>
          <w:rFonts w:ascii="Times New Roman" w:hAnsi="Times New Roman" w:cs="Times New Roman"/>
          <w:sz w:val="24"/>
          <w:szCs w:val="24"/>
        </w:rPr>
        <w:t xml:space="preserve">, </w:t>
      </w:r>
      <w:r w:rsidR="001C35CC">
        <w:rPr>
          <w:rFonts w:ascii="Times New Roman" w:hAnsi="Times New Roman" w:cs="Times New Roman"/>
          <w:sz w:val="24"/>
          <w:szCs w:val="24"/>
        </w:rPr>
        <w:t xml:space="preserve">and Schooling. </w:t>
      </w:r>
      <w:r w:rsidR="00A33C88">
        <w:rPr>
          <w:rFonts w:ascii="Times New Roman" w:hAnsi="Times New Roman" w:cs="Times New Roman"/>
          <w:sz w:val="24"/>
          <w:szCs w:val="24"/>
        </w:rPr>
        <w:t>Meanwhile, some variables show non-linear relationships with the target variable, such as</w:t>
      </w:r>
      <w:r w:rsidR="00A14E1C">
        <w:rPr>
          <w:rFonts w:ascii="Times New Roman" w:hAnsi="Times New Roman" w:cs="Times New Roman"/>
          <w:sz w:val="24"/>
          <w:szCs w:val="24"/>
        </w:rPr>
        <w:t xml:space="preserve"> GDP, HIV-AIDS, and </w:t>
      </w:r>
      <w:proofErr w:type="spellStart"/>
      <w:r w:rsidR="00A14E1C">
        <w:rPr>
          <w:rFonts w:ascii="Times New Roman" w:hAnsi="Times New Roman" w:cs="Times New Roman"/>
          <w:sz w:val="24"/>
          <w:szCs w:val="24"/>
        </w:rPr>
        <w:t>PercentageExpenditure</w:t>
      </w:r>
      <w:proofErr w:type="spellEnd"/>
      <w:r w:rsidR="00A14E1C">
        <w:rPr>
          <w:rFonts w:ascii="Times New Roman" w:hAnsi="Times New Roman" w:cs="Times New Roman"/>
          <w:sz w:val="24"/>
          <w:szCs w:val="24"/>
        </w:rPr>
        <w:t>.</w:t>
      </w:r>
      <w:r w:rsidR="00E968EF">
        <w:rPr>
          <w:rFonts w:ascii="Times New Roman" w:hAnsi="Times New Roman" w:cs="Times New Roman"/>
          <w:sz w:val="24"/>
          <w:szCs w:val="24"/>
        </w:rPr>
        <w:t xml:space="preserve"> Therefore, the </w:t>
      </w:r>
      <w:r w:rsidR="00507CB7">
        <w:rPr>
          <w:rFonts w:ascii="Times New Roman" w:hAnsi="Times New Roman" w:cs="Times New Roman"/>
          <w:sz w:val="24"/>
          <w:szCs w:val="24"/>
        </w:rPr>
        <w:t>candidate</w:t>
      </w:r>
      <w:r w:rsidR="00E471A2">
        <w:rPr>
          <w:rFonts w:ascii="Times New Roman" w:hAnsi="Times New Roman" w:cs="Times New Roman"/>
          <w:sz w:val="24"/>
          <w:szCs w:val="24"/>
        </w:rPr>
        <w:t xml:space="preserve"> models include</w:t>
      </w:r>
      <w:r w:rsidR="00970643">
        <w:rPr>
          <w:rFonts w:ascii="Times New Roman" w:hAnsi="Times New Roman" w:cs="Times New Roman"/>
          <w:sz w:val="24"/>
          <w:szCs w:val="24"/>
        </w:rPr>
        <w:t xml:space="preserve"> 2 linear models such as SGD regressor (Stochastic Gradient Descent)</w:t>
      </w:r>
      <w:r w:rsidR="00CF1231">
        <w:rPr>
          <w:rFonts w:ascii="Times New Roman" w:hAnsi="Times New Roman" w:cs="Times New Roman"/>
          <w:sz w:val="24"/>
          <w:szCs w:val="24"/>
        </w:rPr>
        <w:t xml:space="preserve"> and Linear Regression</w:t>
      </w:r>
      <w:r w:rsidR="00982C54">
        <w:rPr>
          <w:rFonts w:ascii="Times New Roman" w:hAnsi="Times New Roman" w:cs="Times New Roman"/>
          <w:sz w:val="24"/>
          <w:szCs w:val="24"/>
        </w:rPr>
        <w:t xml:space="preserve"> (O</w:t>
      </w:r>
      <w:r w:rsidR="00E47D62">
        <w:rPr>
          <w:rFonts w:ascii="Times New Roman" w:hAnsi="Times New Roman" w:cs="Times New Roman"/>
          <w:sz w:val="24"/>
          <w:szCs w:val="24"/>
        </w:rPr>
        <w:t>rdinary Least Squares)</w:t>
      </w:r>
      <w:r w:rsidR="00CF1231">
        <w:rPr>
          <w:rFonts w:ascii="Times New Roman" w:hAnsi="Times New Roman" w:cs="Times New Roman"/>
          <w:sz w:val="24"/>
          <w:szCs w:val="24"/>
        </w:rPr>
        <w:t>, and 1 polynomial regression model</w:t>
      </w:r>
      <w:r w:rsidR="0097228F">
        <w:rPr>
          <w:rFonts w:ascii="Times New Roman" w:hAnsi="Times New Roman" w:cs="Times New Roman"/>
          <w:sz w:val="24"/>
          <w:szCs w:val="24"/>
        </w:rPr>
        <w:t>.</w:t>
      </w:r>
    </w:p>
    <w:p w14:paraId="1C750C73" w14:textId="66DA0CDC" w:rsidR="0097228F" w:rsidRDefault="00E47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SGD regressor </w:t>
      </w:r>
      <w:r w:rsidR="00740BAD">
        <w:rPr>
          <w:rFonts w:ascii="Times New Roman" w:hAnsi="Times New Roman" w:cs="Times New Roman"/>
          <w:sz w:val="24"/>
          <w:szCs w:val="24"/>
        </w:rPr>
        <w:t xml:space="preserve">is better suited to datasets with more than 100,000 samples, </w:t>
      </w:r>
      <w:r w:rsidR="008E54B4">
        <w:rPr>
          <w:rFonts w:ascii="Times New Roman" w:hAnsi="Times New Roman" w:cs="Times New Roman"/>
          <w:sz w:val="24"/>
          <w:szCs w:val="24"/>
        </w:rPr>
        <w:t xml:space="preserve">comparisons will only be performed on </w:t>
      </w:r>
      <w:r w:rsidR="006D6734">
        <w:rPr>
          <w:rFonts w:ascii="Times New Roman" w:hAnsi="Times New Roman" w:cs="Times New Roman"/>
          <w:sz w:val="24"/>
          <w:szCs w:val="24"/>
        </w:rPr>
        <w:t>linear regression and polynomial regression.</w:t>
      </w:r>
      <w:r w:rsidR="00193D66">
        <w:rPr>
          <w:rFonts w:ascii="Times New Roman" w:hAnsi="Times New Roman" w:cs="Times New Roman"/>
          <w:sz w:val="24"/>
          <w:szCs w:val="24"/>
        </w:rPr>
        <w:t xml:space="preserve"> To compare the 2 models, </w:t>
      </w:r>
      <w:r w:rsidR="00ED1813">
        <w:rPr>
          <w:rFonts w:ascii="Times New Roman" w:hAnsi="Times New Roman" w:cs="Times New Roman"/>
          <w:sz w:val="24"/>
          <w:szCs w:val="24"/>
        </w:rPr>
        <w:t xml:space="preserve">each model </w:t>
      </w:r>
      <w:r w:rsidR="00095034">
        <w:rPr>
          <w:rFonts w:ascii="Times New Roman" w:hAnsi="Times New Roman" w:cs="Times New Roman"/>
          <w:sz w:val="24"/>
          <w:szCs w:val="24"/>
        </w:rPr>
        <w:t xml:space="preserve">is set to perform with </w:t>
      </w:r>
      <w:r w:rsidR="005E461E">
        <w:rPr>
          <w:rFonts w:ascii="Times New Roman" w:hAnsi="Times New Roman" w:cs="Times New Roman"/>
          <w:sz w:val="24"/>
          <w:szCs w:val="24"/>
        </w:rPr>
        <w:t>5-fold</w:t>
      </w:r>
      <w:r w:rsidR="00095034">
        <w:rPr>
          <w:rFonts w:ascii="Times New Roman" w:hAnsi="Times New Roman" w:cs="Times New Roman"/>
          <w:sz w:val="24"/>
          <w:szCs w:val="24"/>
        </w:rPr>
        <w:t xml:space="preserve"> cross validation on the training set</w:t>
      </w:r>
      <w:r w:rsidR="002D483E">
        <w:rPr>
          <w:rFonts w:ascii="Times New Roman" w:hAnsi="Times New Roman" w:cs="Times New Roman"/>
          <w:sz w:val="24"/>
          <w:szCs w:val="24"/>
        </w:rPr>
        <w:t>, to see which model is better for unseen data.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7341F" w:rsidRPr="0067341F" w14:paraId="157C5075" w14:textId="77777777" w:rsidTr="0067341F">
        <w:tc>
          <w:tcPr>
            <w:tcW w:w="2337" w:type="dxa"/>
          </w:tcPr>
          <w:p w14:paraId="1EF5FEF4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14:paraId="5E4296C7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Linear Regression</w:t>
            </w:r>
          </w:p>
        </w:tc>
        <w:tc>
          <w:tcPr>
            <w:tcW w:w="2338" w:type="dxa"/>
          </w:tcPr>
          <w:p w14:paraId="3B9F3CB7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Polynomial Regression</w:t>
            </w:r>
          </w:p>
        </w:tc>
        <w:tc>
          <w:tcPr>
            <w:tcW w:w="2338" w:type="dxa"/>
          </w:tcPr>
          <w:p w14:paraId="66E90BF3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Score type</w:t>
            </w:r>
          </w:p>
        </w:tc>
      </w:tr>
      <w:tr w:rsidR="0067341F" w:rsidRPr="0067341F" w14:paraId="162EA521" w14:textId="77777777" w:rsidTr="0067341F">
        <w:tc>
          <w:tcPr>
            <w:tcW w:w="2337" w:type="dxa"/>
          </w:tcPr>
          <w:p w14:paraId="5D27508C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</w:t>
            </w:r>
          </w:p>
        </w:tc>
        <w:tc>
          <w:tcPr>
            <w:tcW w:w="2337" w:type="dxa"/>
          </w:tcPr>
          <w:p w14:paraId="484A05F7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-8.858969e+10</w:t>
            </w:r>
          </w:p>
        </w:tc>
        <w:tc>
          <w:tcPr>
            <w:tcW w:w="2338" w:type="dxa"/>
          </w:tcPr>
          <w:p w14:paraId="5AD3BF47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-1.582043e+13</w:t>
            </w:r>
          </w:p>
        </w:tc>
        <w:tc>
          <w:tcPr>
            <w:tcW w:w="2338" w:type="dxa"/>
          </w:tcPr>
          <w:p w14:paraId="085DEBE0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r2 score</w:t>
            </w:r>
          </w:p>
        </w:tc>
      </w:tr>
      <w:tr w:rsidR="0067341F" w:rsidRPr="0067341F" w14:paraId="2DD42F3C" w14:textId="77777777" w:rsidTr="0067341F">
        <w:tc>
          <w:tcPr>
            <w:tcW w:w="2337" w:type="dxa"/>
          </w:tcPr>
          <w:p w14:paraId="168191AC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03BE2D2F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7.798550e+13</w:t>
            </w:r>
          </w:p>
        </w:tc>
        <w:tc>
          <w:tcPr>
            <w:tcW w:w="2338" w:type="dxa"/>
          </w:tcPr>
          <w:p w14:paraId="31D8124E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4.400319e+14</w:t>
            </w:r>
          </w:p>
        </w:tc>
        <w:tc>
          <w:tcPr>
            <w:tcW w:w="2338" w:type="dxa"/>
          </w:tcPr>
          <w:p w14:paraId="494316F2" w14:textId="77777777" w:rsidR="0067341F" w:rsidRPr="0067341F" w:rsidRDefault="0067341F" w:rsidP="00A65A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341F"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</w:tr>
    </w:tbl>
    <w:p w14:paraId="12E3A0E2" w14:textId="622BC312" w:rsidR="00296B1A" w:rsidRDefault="006531E9" w:rsidP="006531E9">
      <w:pPr>
        <w:jc w:val="center"/>
        <w:rPr>
          <w:rFonts w:ascii="Times New Roman" w:hAnsi="Times New Roman" w:cs="Times New Roman"/>
          <w:sz w:val="24"/>
          <w:szCs w:val="24"/>
        </w:rPr>
        <w:pPrChange w:id="38" w:author="Nguyen Duc Quang" w:date="2024-04-09T15:57:00Z" w16du:dateUtc="2024-04-09T05:57:00Z">
          <w:pPr/>
        </w:pPrChange>
      </w:pPr>
      <w:ins w:id="39" w:author="Nguyen Duc Quang" w:date="2024-04-09T15:57:00Z" w16du:dateUtc="2024-04-09T05:57:00Z">
        <w:r>
          <w:rPr>
            <w:rFonts w:ascii="Times New Roman" w:hAnsi="Times New Roman" w:cs="Times New Roman"/>
            <w:sz w:val="24"/>
            <w:szCs w:val="24"/>
          </w:rPr>
          <w:t>Figure 10. Table of linear and polynomial regression scores</w:t>
        </w:r>
      </w:ins>
    </w:p>
    <w:p w14:paraId="7B617951" w14:textId="3057CE52" w:rsidR="003D1AE1" w:rsidRDefault="00AB34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Linear Regression has a higher R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score and a lower MSE, </w:t>
      </w:r>
      <w:r w:rsidR="00BB07A1">
        <w:rPr>
          <w:rFonts w:ascii="Times New Roman" w:hAnsi="Times New Roman" w:cs="Times New Roman"/>
          <w:sz w:val="24"/>
          <w:szCs w:val="24"/>
        </w:rPr>
        <w:t>Linear Regression is chosen as the baseline model.</w:t>
      </w:r>
      <w:r w:rsidR="003D1AE1">
        <w:rPr>
          <w:rFonts w:ascii="Times New Roman" w:hAnsi="Times New Roman" w:cs="Times New Roman"/>
          <w:sz w:val="24"/>
          <w:szCs w:val="24"/>
        </w:rPr>
        <w:t xml:space="preserve"> Large numbers in both models are likely to be caused by multicollinearity</w:t>
      </w:r>
      <w:r w:rsidR="007975ED">
        <w:rPr>
          <w:rFonts w:ascii="Times New Roman" w:hAnsi="Times New Roman" w:cs="Times New Roman"/>
          <w:sz w:val="24"/>
          <w:szCs w:val="24"/>
        </w:rPr>
        <w:t xml:space="preserve">, which is a scenario where multiple </w:t>
      </w:r>
      <w:r w:rsidR="000F4AAD">
        <w:rPr>
          <w:rFonts w:ascii="Times New Roman" w:hAnsi="Times New Roman" w:cs="Times New Roman"/>
          <w:sz w:val="24"/>
          <w:szCs w:val="24"/>
        </w:rPr>
        <w:t>non-target variables correlate with each other</w:t>
      </w:r>
      <w:r w:rsidR="003D1AE1">
        <w:rPr>
          <w:rFonts w:ascii="Times New Roman" w:hAnsi="Times New Roman" w:cs="Times New Roman"/>
          <w:sz w:val="24"/>
          <w:szCs w:val="24"/>
        </w:rPr>
        <w:t xml:space="preserve">. </w:t>
      </w:r>
      <w:r w:rsidR="00FA2F69">
        <w:rPr>
          <w:rFonts w:ascii="Times New Roman" w:hAnsi="Times New Roman" w:cs="Times New Roman"/>
          <w:sz w:val="24"/>
          <w:szCs w:val="24"/>
        </w:rPr>
        <w:t xml:space="preserve">For example, </w:t>
      </w:r>
      <w:proofErr w:type="spellStart"/>
      <w:r w:rsidR="00FA2F69">
        <w:rPr>
          <w:rFonts w:ascii="Times New Roman" w:hAnsi="Times New Roman" w:cs="Times New Roman"/>
          <w:sz w:val="24"/>
          <w:szCs w:val="24"/>
        </w:rPr>
        <w:t>AdultMortality</w:t>
      </w:r>
      <w:proofErr w:type="spellEnd"/>
      <w:r w:rsidR="00FA2F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2F69">
        <w:rPr>
          <w:rFonts w:ascii="Times New Roman" w:hAnsi="Times New Roman" w:cs="Times New Roman"/>
          <w:sz w:val="24"/>
          <w:szCs w:val="24"/>
        </w:rPr>
        <w:t>AdultMortality</w:t>
      </w:r>
      <w:proofErr w:type="spellEnd"/>
      <w:r w:rsidR="00FA2F69">
        <w:rPr>
          <w:rFonts w:ascii="Times New Roman" w:hAnsi="Times New Roman" w:cs="Times New Roman"/>
          <w:sz w:val="24"/>
          <w:szCs w:val="24"/>
        </w:rPr>
        <w:t xml:space="preserve">-Female, and </w:t>
      </w:r>
      <w:proofErr w:type="spellStart"/>
      <w:r w:rsidR="00FA2F69">
        <w:rPr>
          <w:rFonts w:ascii="Times New Roman" w:hAnsi="Times New Roman" w:cs="Times New Roman"/>
          <w:sz w:val="24"/>
          <w:szCs w:val="24"/>
        </w:rPr>
        <w:t>AdultMortality</w:t>
      </w:r>
      <w:proofErr w:type="spellEnd"/>
      <w:r w:rsidR="00FA2F69">
        <w:rPr>
          <w:rFonts w:ascii="Times New Roman" w:hAnsi="Times New Roman" w:cs="Times New Roman"/>
          <w:sz w:val="24"/>
          <w:szCs w:val="24"/>
        </w:rPr>
        <w:t>-Male intercorrelates</w:t>
      </w:r>
      <w:r w:rsidR="000C61CD">
        <w:rPr>
          <w:rFonts w:ascii="Times New Roman" w:hAnsi="Times New Roman" w:cs="Times New Roman"/>
          <w:sz w:val="24"/>
          <w:szCs w:val="24"/>
        </w:rPr>
        <w:t xml:space="preserve">, etc., as shown in the figure below. </w:t>
      </w:r>
      <w:r w:rsidR="007975ED">
        <w:rPr>
          <w:rFonts w:ascii="Times New Roman" w:hAnsi="Times New Roman" w:cs="Times New Roman"/>
          <w:sz w:val="24"/>
          <w:szCs w:val="24"/>
        </w:rPr>
        <w:t xml:space="preserve">To solve this problem, </w:t>
      </w:r>
      <w:r w:rsidR="000F4AAD">
        <w:rPr>
          <w:rFonts w:ascii="Times New Roman" w:hAnsi="Times New Roman" w:cs="Times New Roman"/>
          <w:sz w:val="24"/>
          <w:szCs w:val="24"/>
        </w:rPr>
        <w:t>regularization is needed.</w:t>
      </w:r>
    </w:p>
    <w:p w14:paraId="75FC2D51" w14:textId="229B5E20" w:rsidR="00193153" w:rsidRDefault="005066B9" w:rsidP="006531E9">
      <w:pPr>
        <w:jc w:val="center"/>
        <w:rPr>
          <w:ins w:id="40" w:author="Nguyen Duc Quang" w:date="2024-04-09T15:57:00Z" w16du:dateUtc="2024-04-09T05:57:00Z"/>
          <w:rFonts w:ascii="Times New Roman" w:hAnsi="Times New Roman" w:cs="Times New Roman"/>
          <w:sz w:val="24"/>
          <w:szCs w:val="24"/>
        </w:rPr>
      </w:pPr>
      <w:r w:rsidRPr="005066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76C851" wp14:editId="7CF08875">
            <wp:extent cx="3679131" cy="3238500"/>
            <wp:effectExtent l="0" t="0" r="0" b="0"/>
            <wp:docPr id="174647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90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442" cy="32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2445" w14:textId="2FB22A89" w:rsidR="006531E9" w:rsidRPr="00AB34D0" w:rsidRDefault="006531E9" w:rsidP="006531E9">
      <w:pPr>
        <w:jc w:val="center"/>
        <w:rPr>
          <w:rFonts w:ascii="Times New Roman" w:hAnsi="Times New Roman" w:cs="Times New Roman"/>
          <w:sz w:val="24"/>
          <w:szCs w:val="24"/>
        </w:rPr>
        <w:pPrChange w:id="41" w:author="Nguyen Duc Quang" w:date="2024-04-09T15:57:00Z" w16du:dateUtc="2024-04-09T05:57:00Z">
          <w:pPr/>
        </w:pPrChange>
      </w:pPr>
      <w:ins w:id="42" w:author="Nguyen Duc Quang" w:date="2024-04-09T15:58:00Z" w16du:dateUtc="2024-04-09T05:58:00Z">
        <w:r>
          <w:rPr>
            <w:rFonts w:ascii="Times New Roman" w:hAnsi="Times New Roman" w:cs="Times New Roman"/>
            <w:sz w:val="24"/>
            <w:szCs w:val="24"/>
          </w:rPr>
          <w:t xml:space="preserve">Figure 11. </w:t>
        </w:r>
        <w:r w:rsidR="00820D95">
          <w:rPr>
            <w:rFonts w:ascii="Times New Roman" w:hAnsi="Times New Roman" w:cs="Times New Roman"/>
            <w:sz w:val="24"/>
            <w:szCs w:val="24"/>
          </w:rPr>
          <w:t>Correlation matrix of intercorrelated variables</w:t>
        </w: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</w:p>
    <w:p w14:paraId="04C22097" w14:textId="5E4A437F" w:rsidR="00436C81" w:rsidRDefault="00436C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Applying </w:t>
      </w:r>
      <w:r w:rsidR="009C4F4A">
        <w:rPr>
          <w:rFonts w:ascii="Times New Roman" w:hAnsi="Times New Roman" w:cs="Times New Roman"/>
          <w:sz w:val="24"/>
          <w:szCs w:val="24"/>
        </w:rPr>
        <w:t>regularization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287F1C1" w14:textId="51357AE8" w:rsidR="00F771D2" w:rsidRDefault="00F771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experiment with </w:t>
      </w:r>
      <w:r w:rsidR="00182FE6">
        <w:rPr>
          <w:rFonts w:ascii="Times New Roman" w:hAnsi="Times New Roman" w:cs="Times New Roman"/>
          <w:sz w:val="24"/>
          <w:szCs w:val="24"/>
        </w:rPr>
        <w:t xml:space="preserve">Ridge and Lasso regularization, a series of alpha values are tested on both models to see the trend </w:t>
      </w:r>
      <w:r w:rsidR="00D13416">
        <w:rPr>
          <w:rFonts w:ascii="Times New Roman" w:hAnsi="Times New Roman" w:cs="Times New Roman"/>
          <w:sz w:val="24"/>
          <w:szCs w:val="24"/>
        </w:rPr>
        <w:t>of both performances.</w:t>
      </w:r>
    </w:p>
    <w:p w14:paraId="148C9934" w14:textId="0DA55E29" w:rsidR="00436C81" w:rsidRDefault="001A4C0F" w:rsidP="00820D95">
      <w:pPr>
        <w:jc w:val="center"/>
        <w:rPr>
          <w:ins w:id="43" w:author="Nguyen Duc Quang" w:date="2024-04-09T15:58:00Z" w16du:dateUtc="2024-04-09T05:58:00Z"/>
          <w:rFonts w:ascii="Times New Roman" w:hAnsi="Times New Roman" w:cs="Times New Roman"/>
          <w:sz w:val="24"/>
          <w:szCs w:val="24"/>
        </w:rPr>
      </w:pPr>
      <w:r w:rsidRPr="001A4C0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1A14B4" wp14:editId="3C1EF751">
            <wp:extent cx="3625454" cy="2762250"/>
            <wp:effectExtent l="0" t="0" r="0" b="0"/>
            <wp:docPr id="907935901" name="Picture 1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35901" name="Picture 1" descr="A graph with a red line and blue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967" cy="27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C4DA" w14:textId="17F24353" w:rsidR="00820D95" w:rsidRDefault="00820D95" w:rsidP="00820D95">
      <w:pPr>
        <w:jc w:val="center"/>
        <w:rPr>
          <w:rFonts w:ascii="Times New Roman" w:hAnsi="Times New Roman" w:cs="Times New Roman"/>
          <w:sz w:val="24"/>
          <w:szCs w:val="24"/>
        </w:rPr>
        <w:pPrChange w:id="44" w:author="Nguyen Duc Quang" w:date="2024-04-09T15:58:00Z" w16du:dateUtc="2024-04-09T05:58:00Z">
          <w:pPr/>
        </w:pPrChange>
      </w:pPr>
      <w:ins w:id="45" w:author="Nguyen Duc Quang" w:date="2024-04-09T15:58:00Z" w16du:dateUtc="2024-04-09T05:58:00Z">
        <w:r>
          <w:rPr>
            <w:rFonts w:ascii="Times New Roman" w:hAnsi="Times New Roman" w:cs="Times New Roman"/>
            <w:sz w:val="24"/>
            <w:szCs w:val="24"/>
          </w:rPr>
          <w:t>Figure 12. Performa</w:t>
        </w:r>
      </w:ins>
      <w:ins w:id="46" w:author="Nguyen Duc Quang" w:date="2024-04-09T15:59:00Z" w16du:dateUtc="2024-04-09T05:59:00Z">
        <w:r>
          <w:rPr>
            <w:rFonts w:ascii="Times New Roman" w:hAnsi="Times New Roman" w:cs="Times New Roman"/>
            <w:sz w:val="24"/>
            <w:szCs w:val="24"/>
          </w:rPr>
          <w:t>nce of Ridge and Lasso regression</w:t>
        </w:r>
      </w:ins>
    </w:p>
    <w:p w14:paraId="50177D83" w14:textId="06658B41" w:rsidR="00AB0D22" w:rsidRDefault="00F771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13416">
        <w:rPr>
          <w:rFonts w:ascii="Times New Roman" w:hAnsi="Times New Roman" w:cs="Times New Roman"/>
          <w:sz w:val="24"/>
          <w:szCs w:val="24"/>
        </w:rPr>
        <w:t xml:space="preserve">chart shows that Ridge regression </w:t>
      </w:r>
      <w:r w:rsidR="006670B6">
        <w:rPr>
          <w:rFonts w:ascii="Times New Roman" w:hAnsi="Times New Roman" w:cs="Times New Roman"/>
          <w:sz w:val="24"/>
          <w:szCs w:val="24"/>
        </w:rPr>
        <w:t>outperformed Lasso in this dataset</w:t>
      </w:r>
      <w:r w:rsidR="00E13AFC">
        <w:rPr>
          <w:rFonts w:ascii="Times New Roman" w:hAnsi="Times New Roman" w:cs="Times New Roman"/>
          <w:sz w:val="24"/>
          <w:szCs w:val="24"/>
        </w:rPr>
        <w:t>. Hence, Ridge regularization is chosen for hyperparameter tuning.</w:t>
      </w:r>
    </w:p>
    <w:p w14:paraId="52DF163C" w14:textId="1737BB53" w:rsidR="00657CB8" w:rsidRDefault="00657CB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A5FAD">
        <w:rPr>
          <w:rFonts w:ascii="Times New Roman" w:hAnsi="Times New Roman" w:cs="Times New Roman"/>
          <w:b/>
          <w:bCs/>
          <w:sz w:val="26"/>
          <w:szCs w:val="26"/>
        </w:rPr>
        <w:t>Hyperparameter tuning:</w:t>
      </w:r>
    </w:p>
    <w:p w14:paraId="27386904" w14:textId="00AB50C8" w:rsidR="00E95868" w:rsidRPr="00E95868" w:rsidRDefault="009438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section, the alpha value of Ridge regression is brought upon for tuning</w:t>
      </w:r>
      <w:r w:rsidR="00450E1B">
        <w:rPr>
          <w:rFonts w:ascii="Times New Roman" w:hAnsi="Times New Roman" w:cs="Times New Roman"/>
          <w:sz w:val="24"/>
          <w:szCs w:val="24"/>
        </w:rPr>
        <w:t xml:space="preserve"> and </w:t>
      </w:r>
      <w:r w:rsidR="00740866">
        <w:rPr>
          <w:rFonts w:ascii="Times New Roman" w:hAnsi="Times New Roman" w:cs="Times New Roman"/>
          <w:sz w:val="24"/>
          <w:szCs w:val="24"/>
        </w:rPr>
        <w:t>measured for performance.</w:t>
      </w:r>
      <w:r w:rsidR="00420D07">
        <w:rPr>
          <w:rFonts w:ascii="Times New Roman" w:hAnsi="Times New Roman" w:cs="Times New Roman"/>
          <w:sz w:val="24"/>
          <w:szCs w:val="24"/>
        </w:rPr>
        <w:t xml:space="preserve"> The goodness of the Ridge regression model </w:t>
      </w:r>
      <w:r w:rsidR="00F23EC1">
        <w:rPr>
          <w:rFonts w:ascii="Times New Roman" w:hAnsi="Times New Roman" w:cs="Times New Roman"/>
          <w:sz w:val="24"/>
          <w:szCs w:val="24"/>
        </w:rPr>
        <w:t>is judged based on training data and on validation data</w:t>
      </w:r>
      <w:r w:rsidR="00AC73A6">
        <w:rPr>
          <w:rFonts w:ascii="Times New Roman" w:hAnsi="Times New Roman" w:cs="Times New Roman"/>
          <w:sz w:val="24"/>
          <w:szCs w:val="24"/>
        </w:rPr>
        <w:t xml:space="preserve"> to measure the generalization gap</w:t>
      </w:r>
      <w:r w:rsidR="00F23EC1">
        <w:rPr>
          <w:rFonts w:ascii="Times New Roman" w:hAnsi="Times New Roman" w:cs="Times New Roman"/>
          <w:sz w:val="24"/>
          <w:szCs w:val="24"/>
        </w:rPr>
        <w:t>. The best value for alpha</w:t>
      </w:r>
      <w:r w:rsidR="00AC73A6">
        <w:rPr>
          <w:rFonts w:ascii="Times New Roman" w:hAnsi="Times New Roman" w:cs="Times New Roman"/>
          <w:sz w:val="24"/>
          <w:szCs w:val="24"/>
        </w:rPr>
        <w:t xml:space="preserve"> would mean </w:t>
      </w:r>
      <w:r w:rsidR="006C0A0F">
        <w:rPr>
          <w:rFonts w:ascii="Times New Roman" w:hAnsi="Times New Roman" w:cs="Times New Roman"/>
          <w:sz w:val="24"/>
          <w:szCs w:val="24"/>
        </w:rPr>
        <w:t>the best</w:t>
      </w:r>
      <w:r w:rsidR="00AC73A6">
        <w:rPr>
          <w:rFonts w:ascii="Times New Roman" w:hAnsi="Times New Roman" w:cs="Times New Roman"/>
          <w:sz w:val="24"/>
          <w:szCs w:val="24"/>
        </w:rPr>
        <w:t xml:space="preserve"> validation score and </w:t>
      </w:r>
      <w:r w:rsidR="00425191">
        <w:rPr>
          <w:rFonts w:ascii="Times New Roman" w:hAnsi="Times New Roman" w:cs="Times New Roman"/>
          <w:sz w:val="24"/>
          <w:szCs w:val="24"/>
        </w:rPr>
        <w:t>lowest generalization gap.</w:t>
      </w:r>
    </w:p>
    <w:p w14:paraId="3F3E17B7" w14:textId="5492F5DA" w:rsidR="00B0521A" w:rsidRDefault="004F552D" w:rsidP="00820D95">
      <w:pPr>
        <w:jc w:val="center"/>
        <w:rPr>
          <w:ins w:id="47" w:author="Nguyen Duc Quang" w:date="2024-04-09T15:59:00Z" w16du:dateUtc="2024-04-09T05:59:00Z"/>
          <w:rFonts w:ascii="Times New Roman" w:hAnsi="Times New Roman" w:cs="Times New Roman"/>
          <w:sz w:val="24"/>
          <w:szCs w:val="24"/>
        </w:rPr>
      </w:pPr>
      <w:r w:rsidRPr="004F55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EE9E77" wp14:editId="242321BF">
            <wp:extent cx="3600450" cy="2731591"/>
            <wp:effectExtent l="0" t="0" r="0" b="0"/>
            <wp:docPr id="885499489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99489" name="Picture 1" descr="A graph of a curv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3651" cy="27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5E12" w14:textId="4BD4FEA0" w:rsidR="00820D95" w:rsidRDefault="00820D95" w:rsidP="00820D95">
      <w:pPr>
        <w:jc w:val="center"/>
        <w:rPr>
          <w:rFonts w:ascii="Times New Roman" w:hAnsi="Times New Roman" w:cs="Times New Roman"/>
          <w:sz w:val="24"/>
          <w:szCs w:val="24"/>
        </w:rPr>
        <w:pPrChange w:id="48" w:author="Nguyen Duc Quang" w:date="2024-04-09T15:59:00Z" w16du:dateUtc="2024-04-09T05:59:00Z">
          <w:pPr/>
        </w:pPrChange>
      </w:pPr>
      <w:ins w:id="49" w:author="Nguyen Duc Quang" w:date="2024-04-09T15:59:00Z" w16du:dateUtc="2024-04-09T05:59:00Z">
        <w:r>
          <w:rPr>
            <w:rFonts w:ascii="Times New Roman" w:hAnsi="Times New Roman" w:cs="Times New Roman"/>
            <w:sz w:val="24"/>
            <w:szCs w:val="24"/>
          </w:rPr>
          <w:t xml:space="preserve">Figure 13. Performance of </w:t>
        </w:r>
        <w:r w:rsidR="00096431">
          <w:rPr>
            <w:rFonts w:ascii="Times New Roman" w:hAnsi="Times New Roman" w:cs="Times New Roman"/>
            <w:sz w:val="24"/>
            <w:szCs w:val="24"/>
          </w:rPr>
          <w:t xml:space="preserve">Ridge validation and training </w:t>
        </w:r>
      </w:ins>
      <w:ins w:id="50" w:author="Nguyen Duc Quang" w:date="2024-04-09T16:00:00Z" w16du:dateUtc="2024-04-09T06:00:00Z">
        <w:r w:rsidR="007925A0">
          <w:rPr>
            <w:rFonts w:ascii="Times New Roman" w:hAnsi="Times New Roman" w:cs="Times New Roman"/>
            <w:sz w:val="24"/>
            <w:szCs w:val="24"/>
          </w:rPr>
          <w:t>with lambda values</w:t>
        </w:r>
      </w:ins>
    </w:p>
    <w:p w14:paraId="568A58A5" w14:textId="4D7EFF76" w:rsidR="00425191" w:rsidRDefault="004251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it is described in the graph, </w:t>
      </w:r>
      <w:r w:rsidR="005D3ED0">
        <w:rPr>
          <w:rFonts w:ascii="Times New Roman" w:hAnsi="Times New Roman" w:cs="Times New Roman"/>
          <w:sz w:val="24"/>
          <w:szCs w:val="24"/>
        </w:rPr>
        <w:t>both the score of training and validation set gradually declines from the top</w:t>
      </w:r>
      <w:r w:rsidR="00DF0B95">
        <w:rPr>
          <w:rFonts w:ascii="Times New Roman" w:hAnsi="Times New Roman" w:cs="Times New Roman"/>
          <w:sz w:val="24"/>
          <w:szCs w:val="24"/>
        </w:rPr>
        <w:t xml:space="preserve"> and have very little gap between them. Therefore, it is safe to choose the value </w:t>
      </w:r>
      <w:r w:rsidR="009D4437">
        <w:rPr>
          <w:rFonts w:ascii="Times New Roman" w:hAnsi="Times New Roman" w:cs="Times New Roman"/>
          <w:sz w:val="24"/>
          <w:szCs w:val="24"/>
        </w:rPr>
        <w:t>at the start of the range, alpha = 0.1.</w:t>
      </w:r>
    </w:p>
    <w:p w14:paraId="5BA7768F" w14:textId="4AD14107" w:rsidR="009D4437" w:rsidRDefault="001D4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 testing:</w:t>
      </w:r>
    </w:p>
    <w:p w14:paraId="14E989D8" w14:textId="1A347D1E" w:rsidR="009D4437" w:rsidRDefault="00AC0FB8" w:rsidP="00096431">
      <w:pPr>
        <w:jc w:val="center"/>
        <w:rPr>
          <w:ins w:id="51" w:author="Nguyen Duc Quang" w:date="2024-04-09T15:59:00Z" w16du:dateUtc="2024-04-09T05:59:00Z"/>
          <w:rFonts w:ascii="Times New Roman" w:hAnsi="Times New Roman" w:cs="Times New Roman"/>
          <w:sz w:val="24"/>
          <w:szCs w:val="24"/>
        </w:rPr>
      </w:pPr>
      <w:r w:rsidRPr="00AC0F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5106D4" wp14:editId="7955BF38">
            <wp:extent cx="3562350" cy="2733019"/>
            <wp:effectExtent l="0" t="0" r="0" b="0"/>
            <wp:docPr id="1484213156" name="Picture 1" descr="A graph of performance by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3156" name="Picture 1" descr="A graph of performance by se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5595" cy="27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0697" w14:textId="6969F5D9" w:rsidR="00096431" w:rsidRDefault="00096431" w:rsidP="00096431">
      <w:pPr>
        <w:jc w:val="center"/>
        <w:rPr>
          <w:rFonts w:ascii="Times New Roman" w:hAnsi="Times New Roman" w:cs="Times New Roman"/>
          <w:sz w:val="24"/>
          <w:szCs w:val="24"/>
        </w:rPr>
        <w:pPrChange w:id="52" w:author="Nguyen Duc Quang" w:date="2024-04-09T15:59:00Z" w16du:dateUtc="2024-04-09T05:59:00Z">
          <w:pPr/>
        </w:pPrChange>
      </w:pPr>
      <w:ins w:id="53" w:author="Nguyen Duc Quang" w:date="2024-04-09T15:59:00Z" w16du:dateUtc="2024-04-09T05:59:00Z">
        <w:r>
          <w:rPr>
            <w:rFonts w:ascii="Times New Roman" w:hAnsi="Times New Roman" w:cs="Times New Roman"/>
            <w:sz w:val="24"/>
            <w:szCs w:val="24"/>
          </w:rPr>
          <w:t xml:space="preserve">Figure 14. </w:t>
        </w:r>
      </w:ins>
      <w:ins w:id="54" w:author="Nguyen Duc Quang" w:date="2024-04-09T16:00:00Z" w16du:dateUtc="2024-04-09T06:00:00Z">
        <w:r>
          <w:rPr>
            <w:rFonts w:ascii="Times New Roman" w:hAnsi="Times New Roman" w:cs="Times New Roman"/>
            <w:sz w:val="24"/>
            <w:szCs w:val="24"/>
          </w:rPr>
          <w:t xml:space="preserve">Performance </w:t>
        </w:r>
        <w:r w:rsidR="007925A0">
          <w:rPr>
            <w:rFonts w:ascii="Times New Roman" w:hAnsi="Times New Roman" w:cs="Times New Roman"/>
            <w:sz w:val="24"/>
            <w:szCs w:val="24"/>
          </w:rPr>
          <w:t>of 3 sets</w:t>
        </w:r>
      </w:ins>
    </w:p>
    <w:p w14:paraId="15007226" w14:textId="770F5411" w:rsidR="00E04FC3" w:rsidRDefault="00E04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bar chart shows that there are little to no differences in the testing set</w:t>
      </w:r>
      <w:r w:rsidR="00263753">
        <w:rPr>
          <w:rFonts w:ascii="Times New Roman" w:hAnsi="Times New Roman" w:cs="Times New Roman"/>
          <w:sz w:val="24"/>
          <w:szCs w:val="24"/>
        </w:rPr>
        <w:t xml:space="preserve"> compared to other sets. With that being said, the hypothesis is considered accurate with respect to the dataset. </w:t>
      </w:r>
    </w:p>
    <w:p w14:paraId="7C7004CC" w14:textId="7D1C3C31" w:rsidR="00651473" w:rsidRPr="00D5714D" w:rsidRDefault="00D5714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5714D">
        <w:rPr>
          <w:rFonts w:ascii="Times New Roman" w:hAnsi="Times New Roman" w:cs="Times New Roman"/>
          <w:b/>
          <w:bCs/>
          <w:sz w:val="26"/>
          <w:szCs w:val="26"/>
        </w:rPr>
        <w:t>References:</w:t>
      </w:r>
    </w:p>
    <w:p w14:paraId="4CAA3B9C" w14:textId="3E3A6463" w:rsidR="00D5714D" w:rsidRPr="00657CB8" w:rsidRDefault="00764EEE">
      <w:pPr>
        <w:rPr>
          <w:rFonts w:ascii="Times New Roman" w:hAnsi="Times New Roman" w:cs="Times New Roman"/>
          <w:sz w:val="24"/>
          <w:szCs w:val="24"/>
        </w:rPr>
      </w:pPr>
      <w:r w:rsidRPr="00764EEE">
        <w:rPr>
          <w:rFonts w:ascii="Times New Roman" w:hAnsi="Times New Roman" w:cs="Times New Roman"/>
          <w:sz w:val="24"/>
          <w:szCs w:val="24"/>
        </w:rPr>
        <w:t>https://wserver.crc.losrios.edu/~larsenl/ExtraMaterials/MisconceptionsR2.pdf</w:t>
      </w:r>
    </w:p>
    <w:p w14:paraId="3A21BF35" w14:textId="77777777" w:rsidR="00346525" w:rsidRPr="006D1375" w:rsidRDefault="00346525">
      <w:pPr>
        <w:rPr>
          <w:sz w:val="24"/>
          <w:szCs w:val="24"/>
        </w:rPr>
      </w:pPr>
    </w:p>
    <w:sectPr w:rsidR="00346525" w:rsidRPr="006D1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9683C"/>
    <w:multiLevelType w:val="hybridMultilevel"/>
    <w:tmpl w:val="DB502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42D52"/>
    <w:multiLevelType w:val="hybridMultilevel"/>
    <w:tmpl w:val="A21A7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333224"/>
    <w:multiLevelType w:val="hybridMultilevel"/>
    <w:tmpl w:val="99469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409440">
    <w:abstractNumId w:val="1"/>
  </w:num>
  <w:num w:numId="2" w16cid:durableId="1403913516">
    <w:abstractNumId w:val="0"/>
  </w:num>
  <w:num w:numId="3" w16cid:durableId="212823563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guyen Duc Quang">
    <w15:presenceInfo w15:providerId="Windows Live" w15:userId="5d98e967f25c23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4AF"/>
    <w:rsid w:val="00000CCC"/>
    <w:rsid w:val="000031EE"/>
    <w:rsid w:val="000042B2"/>
    <w:rsid w:val="00013918"/>
    <w:rsid w:val="00014388"/>
    <w:rsid w:val="00023FD7"/>
    <w:rsid w:val="00072531"/>
    <w:rsid w:val="00074629"/>
    <w:rsid w:val="0007580D"/>
    <w:rsid w:val="00076A02"/>
    <w:rsid w:val="00085588"/>
    <w:rsid w:val="00092D31"/>
    <w:rsid w:val="00095034"/>
    <w:rsid w:val="00096431"/>
    <w:rsid w:val="000B5046"/>
    <w:rsid w:val="000B7686"/>
    <w:rsid w:val="000C61CD"/>
    <w:rsid w:val="000E0C96"/>
    <w:rsid w:val="000E614B"/>
    <w:rsid w:val="000E6275"/>
    <w:rsid w:val="000F4AAD"/>
    <w:rsid w:val="00112684"/>
    <w:rsid w:val="001222D5"/>
    <w:rsid w:val="00136656"/>
    <w:rsid w:val="00140114"/>
    <w:rsid w:val="00146FCB"/>
    <w:rsid w:val="00151CEB"/>
    <w:rsid w:val="00182FE6"/>
    <w:rsid w:val="00193153"/>
    <w:rsid w:val="00193D66"/>
    <w:rsid w:val="001A4C0F"/>
    <w:rsid w:val="001B6131"/>
    <w:rsid w:val="001B757D"/>
    <w:rsid w:val="001C1CC7"/>
    <w:rsid w:val="001C35CC"/>
    <w:rsid w:val="001D48DD"/>
    <w:rsid w:val="001D50CE"/>
    <w:rsid w:val="001F3A55"/>
    <w:rsid w:val="00201C31"/>
    <w:rsid w:val="002036AC"/>
    <w:rsid w:val="002175A5"/>
    <w:rsid w:val="00232C49"/>
    <w:rsid w:val="00242384"/>
    <w:rsid w:val="00244DB6"/>
    <w:rsid w:val="002474F6"/>
    <w:rsid w:val="00250E6B"/>
    <w:rsid w:val="002510A8"/>
    <w:rsid w:val="00253D64"/>
    <w:rsid w:val="00263753"/>
    <w:rsid w:val="00264903"/>
    <w:rsid w:val="00267A50"/>
    <w:rsid w:val="00273863"/>
    <w:rsid w:val="00296B1A"/>
    <w:rsid w:val="002B6171"/>
    <w:rsid w:val="002D483E"/>
    <w:rsid w:val="002E2F2C"/>
    <w:rsid w:val="00310705"/>
    <w:rsid w:val="00324171"/>
    <w:rsid w:val="0033532A"/>
    <w:rsid w:val="00340EBB"/>
    <w:rsid w:val="00346525"/>
    <w:rsid w:val="00390376"/>
    <w:rsid w:val="003B0BBC"/>
    <w:rsid w:val="003C4089"/>
    <w:rsid w:val="003D1AE1"/>
    <w:rsid w:val="003E17E1"/>
    <w:rsid w:val="003E3BC9"/>
    <w:rsid w:val="003F307F"/>
    <w:rsid w:val="0040743C"/>
    <w:rsid w:val="00420D07"/>
    <w:rsid w:val="00421C31"/>
    <w:rsid w:val="00425191"/>
    <w:rsid w:val="00436C81"/>
    <w:rsid w:val="00447B5C"/>
    <w:rsid w:val="00450E1B"/>
    <w:rsid w:val="00457F2F"/>
    <w:rsid w:val="004730C7"/>
    <w:rsid w:val="004973BA"/>
    <w:rsid w:val="004A5652"/>
    <w:rsid w:val="004B1045"/>
    <w:rsid w:val="004B2A37"/>
    <w:rsid w:val="004D2BC2"/>
    <w:rsid w:val="004D3AE4"/>
    <w:rsid w:val="004E15EC"/>
    <w:rsid w:val="004F0B06"/>
    <w:rsid w:val="004F552D"/>
    <w:rsid w:val="004F6DE8"/>
    <w:rsid w:val="004F7A12"/>
    <w:rsid w:val="005066B9"/>
    <w:rsid w:val="00507CB7"/>
    <w:rsid w:val="00511D40"/>
    <w:rsid w:val="00537A7E"/>
    <w:rsid w:val="00543D99"/>
    <w:rsid w:val="005450D6"/>
    <w:rsid w:val="00550835"/>
    <w:rsid w:val="00550E92"/>
    <w:rsid w:val="0058285E"/>
    <w:rsid w:val="0058311C"/>
    <w:rsid w:val="00593E1E"/>
    <w:rsid w:val="005A6AEC"/>
    <w:rsid w:val="005B20AD"/>
    <w:rsid w:val="005D3ED0"/>
    <w:rsid w:val="005E1818"/>
    <w:rsid w:val="005E461E"/>
    <w:rsid w:val="005F089B"/>
    <w:rsid w:val="005F0BB9"/>
    <w:rsid w:val="00630804"/>
    <w:rsid w:val="00632742"/>
    <w:rsid w:val="00634C6B"/>
    <w:rsid w:val="006355EC"/>
    <w:rsid w:val="00643F7B"/>
    <w:rsid w:val="00651473"/>
    <w:rsid w:val="006531E9"/>
    <w:rsid w:val="00657CB8"/>
    <w:rsid w:val="00662F72"/>
    <w:rsid w:val="006670B6"/>
    <w:rsid w:val="0067341F"/>
    <w:rsid w:val="006734AF"/>
    <w:rsid w:val="00681EB2"/>
    <w:rsid w:val="00682388"/>
    <w:rsid w:val="006827D6"/>
    <w:rsid w:val="00685A64"/>
    <w:rsid w:val="006B5116"/>
    <w:rsid w:val="006C0A0F"/>
    <w:rsid w:val="006D1375"/>
    <w:rsid w:val="006D6734"/>
    <w:rsid w:val="006E00B7"/>
    <w:rsid w:val="007001DF"/>
    <w:rsid w:val="00727D5D"/>
    <w:rsid w:val="00733B31"/>
    <w:rsid w:val="00740866"/>
    <w:rsid w:val="00740BAD"/>
    <w:rsid w:val="00764EEE"/>
    <w:rsid w:val="007768E2"/>
    <w:rsid w:val="007925A0"/>
    <w:rsid w:val="007975ED"/>
    <w:rsid w:val="007A5FAD"/>
    <w:rsid w:val="007B1608"/>
    <w:rsid w:val="007B2B68"/>
    <w:rsid w:val="007B3761"/>
    <w:rsid w:val="007C77F6"/>
    <w:rsid w:val="007D49C0"/>
    <w:rsid w:val="007E2525"/>
    <w:rsid w:val="00800C37"/>
    <w:rsid w:val="00810C93"/>
    <w:rsid w:val="00820D95"/>
    <w:rsid w:val="00823745"/>
    <w:rsid w:val="008442B1"/>
    <w:rsid w:val="008909F3"/>
    <w:rsid w:val="00893123"/>
    <w:rsid w:val="008938C1"/>
    <w:rsid w:val="008A4EDF"/>
    <w:rsid w:val="008C0535"/>
    <w:rsid w:val="008D01DC"/>
    <w:rsid w:val="008D728F"/>
    <w:rsid w:val="008E3404"/>
    <w:rsid w:val="008E4573"/>
    <w:rsid w:val="008E54B4"/>
    <w:rsid w:val="008E5965"/>
    <w:rsid w:val="008F00BD"/>
    <w:rsid w:val="008F1E0F"/>
    <w:rsid w:val="009061EA"/>
    <w:rsid w:val="009170B0"/>
    <w:rsid w:val="009171FD"/>
    <w:rsid w:val="00922ECC"/>
    <w:rsid w:val="00927778"/>
    <w:rsid w:val="0094383E"/>
    <w:rsid w:val="009511CB"/>
    <w:rsid w:val="00963EC8"/>
    <w:rsid w:val="00970643"/>
    <w:rsid w:val="0097228F"/>
    <w:rsid w:val="009726B6"/>
    <w:rsid w:val="00973811"/>
    <w:rsid w:val="00982C54"/>
    <w:rsid w:val="00991AFD"/>
    <w:rsid w:val="009A7AC4"/>
    <w:rsid w:val="009B7320"/>
    <w:rsid w:val="009C4F4A"/>
    <w:rsid w:val="009D4437"/>
    <w:rsid w:val="00A00ABA"/>
    <w:rsid w:val="00A03203"/>
    <w:rsid w:val="00A05E76"/>
    <w:rsid w:val="00A14E1C"/>
    <w:rsid w:val="00A33C88"/>
    <w:rsid w:val="00A60ED4"/>
    <w:rsid w:val="00A61EA2"/>
    <w:rsid w:val="00A71AC7"/>
    <w:rsid w:val="00A75480"/>
    <w:rsid w:val="00AA583C"/>
    <w:rsid w:val="00AB0D22"/>
    <w:rsid w:val="00AB34D0"/>
    <w:rsid w:val="00AB78D1"/>
    <w:rsid w:val="00AC02FA"/>
    <w:rsid w:val="00AC0FB8"/>
    <w:rsid w:val="00AC3DFA"/>
    <w:rsid w:val="00AC73A6"/>
    <w:rsid w:val="00AE4002"/>
    <w:rsid w:val="00AF0DC7"/>
    <w:rsid w:val="00AF6132"/>
    <w:rsid w:val="00B04B71"/>
    <w:rsid w:val="00B0521A"/>
    <w:rsid w:val="00B12D0D"/>
    <w:rsid w:val="00B30708"/>
    <w:rsid w:val="00B3139B"/>
    <w:rsid w:val="00B347A4"/>
    <w:rsid w:val="00B3572E"/>
    <w:rsid w:val="00B519E5"/>
    <w:rsid w:val="00B84F50"/>
    <w:rsid w:val="00BA6BDB"/>
    <w:rsid w:val="00BB07A1"/>
    <w:rsid w:val="00BE360D"/>
    <w:rsid w:val="00BE5FC0"/>
    <w:rsid w:val="00C04DA2"/>
    <w:rsid w:val="00C06899"/>
    <w:rsid w:val="00C1340B"/>
    <w:rsid w:val="00C13FA9"/>
    <w:rsid w:val="00C231B0"/>
    <w:rsid w:val="00C50934"/>
    <w:rsid w:val="00C672B0"/>
    <w:rsid w:val="00C67D0B"/>
    <w:rsid w:val="00C73780"/>
    <w:rsid w:val="00CA0137"/>
    <w:rsid w:val="00CB23BA"/>
    <w:rsid w:val="00CC7A99"/>
    <w:rsid w:val="00CF1231"/>
    <w:rsid w:val="00CF4E51"/>
    <w:rsid w:val="00D021B5"/>
    <w:rsid w:val="00D05352"/>
    <w:rsid w:val="00D13416"/>
    <w:rsid w:val="00D5714D"/>
    <w:rsid w:val="00D67A34"/>
    <w:rsid w:val="00D75854"/>
    <w:rsid w:val="00DB272E"/>
    <w:rsid w:val="00DB38AC"/>
    <w:rsid w:val="00DB4EF9"/>
    <w:rsid w:val="00DB4F64"/>
    <w:rsid w:val="00DC0DFD"/>
    <w:rsid w:val="00DE27CD"/>
    <w:rsid w:val="00DF0B95"/>
    <w:rsid w:val="00DF22CE"/>
    <w:rsid w:val="00E04FC3"/>
    <w:rsid w:val="00E06E47"/>
    <w:rsid w:val="00E13AFC"/>
    <w:rsid w:val="00E46BC9"/>
    <w:rsid w:val="00E471A2"/>
    <w:rsid w:val="00E47D62"/>
    <w:rsid w:val="00E54D1B"/>
    <w:rsid w:val="00E76A35"/>
    <w:rsid w:val="00E93922"/>
    <w:rsid w:val="00E95868"/>
    <w:rsid w:val="00E968EF"/>
    <w:rsid w:val="00EC07DF"/>
    <w:rsid w:val="00ED1813"/>
    <w:rsid w:val="00F14C48"/>
    <w:rsid w:val="00F23EC1"/>
    <w:rsid w:val="00F24F0D"/>
    <w:rsid w:val="00F37AE8"/>
    <w:rsid w:val="00F40A89"/>
    <w:rsid w:val="00F459F2"/>
    <w:rsid w:val="00F47F09"/>
    <w:rsid w:val="00F515D6"/>
    <w:rsid w:val="00F771D2"/>
    <w:rsid w:val="00FA2F69"/>
    <w:rsid w:val="00FD6F12"/>
    <w:rsid w:val="00FF0854"/>
    <w:rsid w:val="00FF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333CB"/>
  <w15:chartTrackingRefBased/>
  <w15:docId w15:val="{2B274C91-303B-48D4-921C-136B0001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4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4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4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4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4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4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4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4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4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4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4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4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4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4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4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4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4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4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4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4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4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4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4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4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4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4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4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4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4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40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366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0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10</Pages>
  <Words>1131</Words>
  <Characters>6452</Characters>
  <Application>Microsoft Office Word</Application>
  <DocSecurity>0</DocSecurity>
  <Lines>53</Lines>
  <Paragraphs>15</Paragraphs>
  <ScaleCrop>false</ScaleCrop>
  <Company/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Quang</dc:creator>
  <cp:keywords/>
  <dc:description/>
  <cp:lastModifiedBy>Nguyen Duc Quang</cp:lastModifiedBy>
  <cp:revision>263</cp:revision>
  <dcterms:created xsi:type="dcterms:W3CDTF">2024-04-06T04:39:00Z</dcterms:created>
  <dcterms:modified xsi:type="dcterms:W3CDTF">2024-04-09T06:07:00Z</dcterms:modified>
</cp:coreProperties>
</file>